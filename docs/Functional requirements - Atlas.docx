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functional-requirements"/>
    <w:p>
      <w:pPr>
        <w:pStyle w:val="Heading1"/>
      </w:pPr>
      <w:r>
        <w:t xml:space="preserve">Functional requirements</w:t>
      </w:r>
    </w:p>
    <w:p>
      <w:pPr>
        <w:pStyle w:val="FirstParagraph"/>
      </w:pPr>
      <w:r>
        <w:t xml:space="preserve">This tab specifies Atlas as screens: tabs, panels, controls, icons and the behaviour behind each. It follows the module structure of the Cargo Dashboard FRD — purpose, pre-condition, screen components, work flow, additional requirements — so it can be handed to a builder without the PRD narrative attached.</w:t>
      </w:r>
    </w:p>
    <w:bookmarkStart w:id="23" w:name="conventions-and-screen-map"/>
    <w:p>
      <w:pPr>
        <w:pStyle w:val="Heading2"/>
      </w:pPr>
      <w:r>
        <w:t xml:space="preserve">Conventions and screen map</w:t>
      </w:r>
    </w:p>
    <w:p>
      <w:pPr>
        <w:pStyle w:val="FirstParagraph"/>
      </w:pPr>
      <w:r>
        <w:t xml:space="preserve">Requirements are numbered </w:t>
      </w:r>
      <w:r>
        <w:rPr>
          <w:rStyle w:val="VerbatimChar"/>
        </w:rPr>
        <w:t xml:space="preserve">&lt;module&gt;.&lt;item&gt;</w:t>
      </w:r>
      <w:r>
        <w:t xml:space="preserve"> — module 3 is the global frame, so 3.4 is its fourth work-flow row. Modules are numbered as they appear below and the numbering is stable, so a defect can be raised against 7.2 without ambiguity.</w:t>
      </w:r>
    </w:p>
    <w:p>
      <w:pPr>
        <w:pStyle w:val="BodyText"/>
      </w:pPr>
      <w:r>
        <w:t xml:space="preserve">Icon names are from the Lucide set, which is available in the build environment and avoids inventing a bespoke icon language for a nine-day project.</w:t>
      </w:r>
    </w:p>
    <w:p>
      <w:pPr>
        <w:pStyle w:val="CaptionedFigure"/>
      </w:pPr>
      <w:r>
        <w:drawing>
          <wp:inline>
            <wp:extent cx="5334000" cy="3944352"/>
            <wp:effectExtent b="0" l="0" r="0" t="0"/>
            <wp:docPr descr="Atlas screen map — one persistent frame, four tabs, eleven panels" title="" id="21" name="Picture"/>
            <a:graphic>
              <a:graphicData uri="http://schemas.openxmlformats.org/drawingml/2006/picture">
                <pic:pic>
                  <pic:nvPicPr>
                    <pic:cNvPr descr="screenmap.png" id="22" name="Picture"/>
                    <pic:cNvPicPr>
                      <a:picLocks noChangeArrowheads="1" noChangeAspect="1"/>
                    </pic:cNvPicPr>
                  </pic:nvPicPr>
                  <pic:blipFill>
                    <a:blip r:embed="rId20"/>
                    <a:stretch>
                      <a:fillRect/>
                    </a:stretch>
                  </pic:blipFill>
                  <pic:spPr bwMode="auto">
                    <a:xfrm>
                      <a:off x="0" y="0"/>
                      <a:ext cx="5334000" cy="3944352"/>
                    </a:xfrm>
                    <a:prstGeom prst="rect">
                      <a:avLst/>
                    </a:prstGeom>
                    <a:noFill/>
                    <a:ln w="9525">
                      <a:noFill/>
                      <a:headEnd/>
                      <a:tailEnd/>
                    </a:ln>
                  </pic:spPr>
                </pic:pic>
              </a:graphicData>
            </a:graphic>
          </wp:inline>
        </w:drawing>
      </w:r>
    </w:p>
    <w:p>
      <w:pPr>
        <w:pStyle w:val="ImageCaption"/>
      </w:pPr>
      <w:r>
        <w:t xml:space="preserve">Atlas screen map — one persistent frame, four tabs, eleven panels</w:t>
      </w:r>
    </w:p>
    <w:p>
      <w:pPr>
        <w:pStyle w:val="BodyText"/>
        <w:rPr>
          <w:ins w:id="9001" w:author="Anisha Subberwal" w:date="2026-09-27T12:00:00Z"/>
        </w:rPr>
      </w:pPr>
      <w:ins w:id="9002" w:author="Anisha Subberwal" w:date="2026-09-27T12:00:00Z">
        <w:r>
          <w:rPr>
            <w:bCs/>
            <w:b/>
          </w:rPr>
          <w:t xml:space="preserve">Screen map update (Sep 27).</w:t>
        </w:r>
        <w:r>
          <w:t xml:space="preserve"> The map above predates this revision. Tabs are now Home, Flow Explorer, Cadence and Admin; Ask is no longer a tab but a chat panel docked on every frame (module 8); Cadence gains Documents and Calendar sub-views (modules 13 to 16). Redraw before hand-off.</w:t>
        </w:r>
      </w:ins>
    </w:p>
    <w:p>
      <w:pPr>
        <w:pStyle w:val="BodyText"/>
      </w:pPr>
      <w:r>
        <w:t xml:space="preserve">The frame is persistent: it does not reload between tabs, and the lens and filter state it holds applies to whichever tab is open. Admin is a tab rather than a settings page because it holds ongoing work — ownership and visibility change as the team changes — and it renders only for the admin role.</w:t>
      </w:r>
      <w:ins w:id="9003" w:author="Anisha Subberwal" w:date="2026-09-27T12:00:00Z">
        <w:r>
          <w:t xml:space="preserve"> The chat panel is part of the frame, so its thread and context also survive tab switching.</w:t>
        </w:r>
      </w:ins>
    </w:p>
    <w:bookmarkEnd w:id="23"/>
    <w:bookmarkStart w:id="24" w:name="tab-inventory"/>
    <w:p>
      <w:pPr>
        <w:pStyle w:val="Heading2"/>
      </w:pPr>
      <w:r>
        <w:t xml:space="preserve">2. Tab inventory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Tab</w:t>
            </w:r>
          </w:p>
        </w:tc>
        <w:tc>
          <w:tcPr/>
          <w:p>
            <w:pPr>
              <w:pStyle w:val="Compact"/>
              <w:jc w:val="left"/>
            </w:pPr>
            <w:r>
              <w:t xml:space="preserve">Icon</w:t>
            </w:r>
          </w:p>
        </w:tc>
        <w:tc>
          <w:tcPr/>
          <w:p>
            <w:pPr>
              <w:pStyle w:val="Compact"/>
              <w:jc w:val="left"/>
            </w:pPr>
            <w:r>
              <w:t xml:space="preserve">Purpose</w:t>
            </w:r>
          </w:p>
        </w:tc>
        <w:tc>
          <w:tcPr/>
          <w:p>
            <w:pPr>
              <w:pStyle w:val="Compact"/>
              <w:jc w:val="left"/>
            </w:pPr>
            <w:r>
              <w:t xml:space="preserve">Visible to</w:t>
            </w:r>
          </w:p>
        </w:tc>
      </w:tr>
      <w:tr>
        <w:trPr>
          <w:ins w:id="9004" w:author="Anisha Subberwal" w:date="2026-09-27T12:00:00Z"/>
        </w:trPr>
        <w:tc>
          <w:tcPr/>
          <w:p>
            <w:pPr>
              <w:pStyle w:val="Compact"/>
              <w:jc w:val="left"/>
              <w:rPr>
                <w:ins w:id="9005" w:author="Anisha Subberwal" w:date="2026-09-27T12:00:00Z"/>
              </w:rPr>
            </w:pPr>
            <w:ins w:id="9006" w:author="Anisha Subberwal" w:date="2026-09-27T12:00:00Z">
              <w:r>
                <w:t xml:space="preserve">12</w:t>
              </w:r>
            </w:ins>
          </w:p>
        </w:tc>
        <w:tc>
          <w:tcPr/>
          <w:p>
            <w:pPr>
              <w:pStyle w:val="Compact"/>
              <w:jc w:val="left"/>
              <w:rPr>
                <w:ins w:id="9007" w:author="Anisha Subberwal" w:date="2026-09-27T12:00:00Z"/>
              </w:rPr>
            </w:pPr>
            <w:ins w:id="9008" w:author="Anisha Subberwal" w:date="2026-09-27T12:00:00Z">
              <w:r>
                <w:t xml:space="preserve">Home</w:t>
              </w:r>
            </w:ins>
          </w:p>
        </w:tc>
        <w:tc>
          <w:tcPr/>
          <w:p>
            <w:pPr>
              <w:pStyle w:val="Compact"/>
              <w:jc w:val="left"/>
              <w:rPr>
                <w:ins w:id="9009" w:author="Anisha Subberwal" w:date="2026-09-27T12:00:00Z"/>
              </w:rPr>
            </w:pPr>
            <w:ins w:id="9010" w:author="Anisha Subberwal" w:date="2026-09-27T12:00:00Z">
              <w:r>
                <w:rPr>
                  <w:rStyle w:val="VerbatimChar"/>
                </w:rPr>
                <w:t xml:space="preserve">house</w:t>
              </w:r>
            </w:ins>
          </w:p>
        </w:tc>
        <w:tc>
          <w:tcPr/>
          <w:p>
            <w:pPr>
              <w:pStyle w:val="Compact"/>
              <w:jc w:val="left"/>
              <w:rPr>
                <w:ins w:id="9011" w:author="Anisha Subberwal" w:date="2026-09-27T12:00:00Z"/>
              </w:rPr>
            </w:pPr>
            <w:ins w:id="9012" w:author="Anisha Subberwal" w:date="2026-09-27T12:00:00Z">
              <w:r>
                <w:t xml:space="preserve">See what you owe and when: assigned sections, upcoming deadlines and recent activity</w:t>
              </w:r>
            </w:ins>
          </w:p>
        </w:tc>
        <w:tc>
          <w:tcPr/>
          <w:p>
            <w:pPr>
              <w:pStyle w:val="Compact"/>
              <w:jc w:val="left"/>
              <w:rPr>
                <w:ins w:id="9013" w:author="Anisha Subberwal" w:date="2026-09-27T12:00:00Z"/>
              </w:rPr>
            </w:pPr>
            <w:ins w:id="9014" w:author="Anisha Subberwal" w:date="2026-09-27T12:00:00Z">
              <w:r>
                <w:t xml:space="preserve">All roles; landing tab when the user has open to-dos</w:t>
              </w:r>
            </w:ins>
          </w:p>
        </w:tc>
      </w:tr>
      <w:tr>
        <w:tc>
          <w:tcPr/>
          <w:p>
            <w:pPr>
              <w:pStyle w:val="Compact"/>
              <w:jc w:val="left"/>
            </w:pPr>
            <w:r>
              <w:t xml:space="preserve">6</w:t>
            </w:r>
          </w:p>
        </w:tc>
        <w:tc>
          <w:tcPr/>
          <w:p>
            <w:pPr>
              <w:pStyle w:val="Compact"/>
              <w:jc w:val="left"/>
            </w:pPr>
            <w:r>
              <w:t xml:space="preserve">Flow Explorer</w:t>
            </w:r>
          </w:p>
        </w:tc>
        <w:tc>
          <w:tcPr/>
          <w:p>
            <w:pPr>
              <w:pStyle w:val="Compact"/>
              <w:jc w:val="left"/>
            </w:pPr>
            <w:r>
              <w:rPr>
                <w:rStyle w:val="VerbatimChar"/>
              </w:rPr>
              <w:t xml:space="preserve">git-branch</w:t>
            </w:r>
          </w:p>
        </w:tc>
        <w:tc>
          <w:tcPr/>
          <w:p>
            <w:pPr>
              <w:pStyle w:val="Compact"/>
              <w:jc w:val="left"/>
            </w:pPr>
            <w:r>
              <w:t xml:space="preserve">See the end-to-end flow, its checkpoints and what is live per region</w:t>
            </w:r>
          </w:p>
        </w:tc>
        <w:tc>
          <w:tcPr/>
          <w:p>
            <w:pPr>
              <w:pStyle w:val="Compact"/>
              <w:jc w:val="left"/>
            </w:pPr>
            <w:r>
              <w:t xml:space="preserve">All roles; </w:t>
            </w:r>
            <w:del w:id="9021" w:author="Anisha Subberwal" w:date="2026-09-27T12:00:00Z">
              <w:r>
                <w:delText xml:space="preserve">default landing tab</w:delText>
              </w:r>
            </w:del>
            <w:ins w:id="9022" w:author="Anisha Subberwal" w:date="2026-09-27T12:00:00Z">
              <w:r>
                <w:t xml:space="preserve">landing tab when the user has no open to-dos</w:t>
              </w:r>
            </w:ins>
          </w:p>
        </w:tc>
      </w:tr>
      <w:tr>
        <w:tc>
          <w:tcPr/>
          <w:p>
            <w:pPr>
              <w:pStyle w:val="Compact"/>
              <w:jc w:val="left"/>
            </w:pPr>
            <w:r>
              <w:t xml:space="preserve">8</w:t>
            </w:r>
          </w:p>
        </w:tc>
        <w:tc>
          <w:tcPr/>
          <w:p>
            <w:pPr>
              <w:pStyle w:val="Compact"/>
              <w:jc w:val="left"/>
            </w:pPr>
            <w:del w:id="9015" w:author="Anisha Subberwal" w:date="2026-09-27T12:00:00Z">
              <w:r>
                <w:delText xml:space="preserve">Ask</w:delText>
              </w:r>
            </w:del>
            <w:ins w:id="9016" w:author="Anisha Subberwal" w:date="2026-09-27T12:00:00Z">
              <w:r>
                <w:t xml:space="preserve">Chat panel (not a tab)</w:t>
              </w:r>
            </w:ins>
          </w:p>
        </w:tc>
        <w:tc>
          <w:tcPr/>
          <w:p>
            <w:pPr>
              <w:pStyle w:val="Compact"/>
              <w:jc w:val="left"/>
            </w:pPr>
            <w:r>
              <w:rPr>
                <w:rStyle w:val="VerbatimChar"/>
              </w:rPr>
              <w:t xml:space="preserve">message-circle</w:t>
            </w:r>
          </w:p>
        </w:tc>
        <w:tc>
          <w:tcPr/>
          <w:p>
            <w:pPr>
              <w:pStyle w:val="Compact"/>
              <w:jc w:val="left"/>
            </w:pPr>
            <w:del w:id="9017" w:author="Anisha Subberwal" w:date="2026-09-27T12:00:00Z">
              <w:r>
                <w:delText xml:space="preserve">Ask a question or be walked through a flow step by step</w:delText>
              </w:r>
            </w:del>
            <w:ins w:id="9018" w:author="Anisha Subberwal" w:date="2026-09-27T12:00:00Z">
              <w:r>
                <w:t xml:space="preserve">Ask a question or be walked through a flow, from any tab, about whatever is on screen</w:t>
              </w:r>
            </w:ins>
          </w:p>
        </w:tc>
        <w:tc>
          <w:tcPr/>
          <w:p>
            <w:pPr>
              <w:pStyle w:val="Compact"/>
              <w:jc w:val="left"/>
            </w:pPr>
            <w:del w:id="9019" w:author="Anisha Subberwal" w:date="2026-09-27T12:00:00Z">
              <w:r>
                <w:delText xml:space="preserve">All roles</w:delText>
              </w:r>
            </w:del>
            <w:ins w:id="9020" w:author="Anisha Subberwal" w:date="2026-09-27T12:00:00Z">
              <w:r>
                <w:t xml:space="preserve">All roles; docked on the right of every tab</w:t>
              </w:r>
            </w:ins>
          </w:p>
        </w:tc>
      </w:tr>
      <w:tr>
        <w:tc>
          <w:tcPr/>
          <w:p>
            <w:pPr>
              <w:pStyle w:val="Compact"/>
              <w:jc w:val="left"/>
            </w:pPr>
            <w:r>
              <w:t xml:space="preserve">9</w:t>
            </w:r>
          </w:p>
        </w:tc>
        <w:tc>
          <w:tcPr/>
          <w:p>
            <w:pPr>
              <w:pStyle w:val="Compact"/>
              <w:jc w:val="left"/>
            </w:pPr>
            <w:r>
              <w:t xml:space="preserve">Cadence</w:t>
            </w:r>
          </w:p>
        </w:tc>
        <w:tc>
          <w:tcPr/>
          <w:p>
            <w:pPr>
              <w:pStyle w:val="Compact"/>
              <w:jc w:val="left"/>
            </w:pPr>
            <w:r>
              <w:rPr>
                <w:rStyle w:val="VerbatimChar"/>
              </w:rPr>
              <w:t xml:space="preserve">calendar-check</w:t>
            </w:r>
          </w:p>
        </w:tc>
        <w:tc>
          <w:tcPr/>
          <w:p>
            <w:pPr>
              <w:pStyle w:val="Compact"/>
              <w:jc w:val="left"/>
            </w:pPr>
            <w:del w:id="9023" w:author="Anisha Subberwal" w:date="2026-09-27T12:00:00Z">
              <w:r>
                <w:delText xml:space="preserve">Update the sections you own and clear flags against them</w:delText>
              </w:r>
            </w:del>
            <w:ins w:id="9024" w:author="Anisha Subberwal" w:date="2026-09-27T12:00:00Z">
              <w:r>
                <w:t xml:space="preserve">Update the sections you own and clear flags; admins also upload documents, assign sections, set deadlines and export to Word</w:t>
              </w:r>
            </w:ins>
          </w:p>
        </w:tc>
        <w:tc>
          <w:tcPr/>
          <w:p>
            <w:pPr>
              <w:pStyle w:val="Compact"/>
              <w:jc w:val="left"/>
            </w:pPr>
            <w:r>
              <w:t xml:space="preserve">Section owners and admin</w:t>
            </w:r>
          </w:p>
        </w:tc>
      </w:tr>
      <w:tr>
        <w:tc>
          <w:tcPr/>
          <w:p>
            <w:pPr>
              <w:pStyle w:val="Compact"/>
              <w:jc w:val="left"/>
            </w:pPr>
            <w:r>
              <w:t xml:space="preserve">10</w:t>
            </w:r>
          </w:p>
        </w:tc>
        <w:tc>
          <w:tcPr/>
          <w:p>
            <w:pPr>
              <w:pStyle w:val="Compact"/>
              <w:jc w:val="left"/>
            </w:pPr>
            <w:r>
              <w:t xml:space="preserve">Admin</w:t>
            </w:r>
          </w:p>
        </w:tc>
        <w:tc>
          <w:tcPr/>
          <w:p>
            <w:pPr>
              <w:pStyle w:val="Compact"/>
              <w:jc w:val="left"/>
            </w:pPr>
            <w:r>
              <w:rPr>
                <w:rStyle w:val="VerbatimChar"/>
              </w:rPr>
              <w:t xml:space="preserve">sliders-horizontal</w:t>
            </w:r>
          </w:p>
        </w:tc>
        <w:tc>
          <w:tcPr/>
          <w:p>
            <w:pPr>
              <w:pStyle w:val="Compact"/>
              <w:jc w:val="left"/>
            </w:pPr>
            <w:r>
              <w:t xml:space="preserve">Configure roles, node visibility, section ownership and lens defaults</w:t>
            </w:r>
          </w:p>
        </w:tc>
        <w:tc>
          <w:tcPr/>
          <w:p>
            <w:pPr>
              <w:pStyle w:val="Compact"/>
              <w:jc w:val="left"/>
            </w:pPr>
            <w:r>
              <w:t xml:space="preserve">Admin only; the tab does not render for other roles</w:t>
            </w:r>
          </w:p>
        </w:tc>
      </w:tr>
    </w:tbl>
    <w:p>
      <w:pPr>
        <w:pStyle w:val="BodyText"/>
      </w:pPr>
      <w:del w:id="9025" w:author="Anisha Subberwal" w:date="2026-09-27T12:00:00Z">
        <w:r>
          <w:delText xml:space="preserve">The landing tab is Flow Explorer rather than Ask, because a first-time user does not yet know what to ask.</w:delText>
        </w:r>
      </w:del>
      <w:ins w:id="9026" w:author="Anisha Subberwal" w:date="2026-09-27T12:00:00Z">
        <w:r>
          <w:t xml:space="preserve">A user with open to-dos lands on Home, because the first question a stakeholder has on sign-in is what they owe and by when. Everyone else lands on Flow Explorer, because a first-time user does not yet know what to ask.</w:t>
        </w:r>
      </w:ins>
      <w:r>
        <w:t xml:space="preserve"> The flow map gives them the vocabulary, and every node in it opens a chat about itself.</w:t>
      </w:r>
    </w:p>
    <w:p>
      <w:pPr>
        <w:pStyle w:val="BodyText"/>
      </w:pPr>
      <w:r>
        <w:t xml:space="preserve">Panels are not tabs. The node detail drawer, flag queue and audit trail open inside their parent tab and never take over the window, so a reader never loses the flow they were looking at.</w:t>
      </w:r>
      <w:ins w:id="9027" w:author="Anisha Subberwal" w:date="2026-09-27T12:00:00Z">
        <w:r>
          <w:t xml:space="preserve"> The chat panel follows the same rule: it docks beside the open tab rather than replacing it.</w:t>
        </w:r>
      </w:ins>
    </w:p>
    <w:bookmarkEnd w:id="24"/>
    <w:bookmarkStart w:id="25" w:name="module-global-navigation-frame"/>
    <w:p>
      <w:pPr>
        <w:pStyle w:val="Heading2"/>
      </w:pPr>
      <w:r>
        <w:t xml:space="preserve">3. Module: Global navigation frame</w:t>
      </w:r>
    </w:p>
    <w:p>
      <w:pPr>
        <w:pStyle w:val="FirstParagraph"/>
      </w:pPr>
      <w:r>
        <w:rPr>
          <w:bCs/>
          <w:b/>
        </w:rPr>
        <w:t xml:space="preserve">Purpose.</w:t>
      </w:r>
      <w:r>
        <w:t xml:space="preserve"> Give every tab one persistent header carrying identity, lens, search, filters and flags, so state survives tab switching.</w:t>
      </w:r>
    </w:p>
    <w:p>
      <w:pPr>
        <w:pStyle w:val="BodyText"/>
      </w:pPr>
      <w:r>
        <w:rPr>
          <w:bCs/>
          <w:b/>
        </w:rPr>
        <w:t xml:space="preserve">Pre-condition.</w:t>
      </w:r>
      <w:r>
        <w:t xml:space="preserve"> The user is signed in and a role has resolved. No tab renders before role resolution completes.</w:t>
      </w:r>
    </w:p>
    <w:p>
      <w:pPr>
        <w:pStyle w:val="BodyText"/>
      </w:pPr>
      <w:r>
        <w:rPr>
          <w:bCs/>
          <w:b/>
        </w:rPr>
        <w:t xml:space="preserve">Screen components.</w:t>
      </w:r>
      <w:del w:id="9028" w:author="Anisha Subberwal" w:date="2026-09-27T12:00:00Z">
        <w:r>
          <w:delText xml:space="preserve"> Product mark (left) · tab bar · lens toggle · search icon </w:delText>
        </w:r>
      </w:del>
      <w:ins w:id="9029" w:author="Anisha Subberwal" w:date="2026-09-27T12:00:00Z">
        <w:r>
          <w:t xml:space="preserve"> Product mark (left) · tab bar (Home first) · lens toggle · search icon </w:t>
        </w:r>
      </w:ins>
      <w:r>
        <w:rPr>
          <w:rStyle w:val="VerbatimChar"/>
        </w:rPr>
        <w:t xml:space="preserve">search</w:t>
      </w:r>
      <w:r>
        <w:t xml:space="preserve"> · filter icon </w:t>
      </w:r>
      <w:r>
        <w:rPr>
          <w:rStyle w:val="VerbatimChar"/>
        </w:rPr>
        <w:t xml:space="preserve">filter</w:t>
      </w:r>
      <w:r>
        <w:t xml:space="preserve"> with an active-count badge · flag bell </w:t>
      </w:r>
      <w:r>
        <w:rPr>
          <w:rStyle w:val="VerbatimChar"/>
        </w:rPr>
        <w:t xml:space="preserve">bell</w:t>
      </w:r>
      <w:del w:id="9030" w:author="Anisha Subberwal" w:date="2026-09-27T12:00:00Z">
        <w:r>
          <w:delText xml:space="preserve"> with an unread count · profile avatar </w:delText>
        </w:r>
      </w:del>
      <w:ins w:id="9031" w:author="Anisha Subberwal" w:date="2026-09-27T12:00:00Z">
        <w:r>
          <w:t xml:space="preserve"> with an unread count · chat toggle </w:t>
        </w:r>
        <w:r>
          <w:rPr>
            <w:rStyle w:val="VerbatimChar"/>
          </w:rPr>
          <w:t xml:space="preserve">message-circle</w:t>
        </w:r>
        <w:r>
          <w:t xml:space="preserve"> · profile avatar </w:t>
        </w:r>
      </w:ins>
      <w:r>
        <w:rPr>
          <w:rStyle w:val="VerbatimChar"/>
        </w:rPr>
        <w:t xml:space="preserve">user-circle</w:t>
      </w:r>
      <w:r>
        <w:t xml:space="preserve">.</w:t>
      </w:r>
    </w:p>
    <w:p>
      <w:pPr>
        <w:pStyle w:val="BodyText"/>
      </w:pPr>
      <w:r>
        <w:rPr>
          <w:bCs/>
          <w:b/>
        </w:rPr>
        <w:t xml:space="preserve">Work flow.</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S.No.</w:t>
            </w:r>
          </w:p>
        </w:tc>
        <w:tc>
          <w:tcPr/>
          <w:p>
            <w:pPr>
              <w:pStyle w:val="Compact"/>
              <w:jc w:val="left"/>
            </w:pPr>
            <w:r>
              <w:t xml:space="preserve">Screen</w:t>
            </w:r>
          </w:p>
        </w:tc>
        <w:tc>
          <w:tcPr/>
          <w:p>
            <w:pPr>
              <w:pStyle w:val="Compact"/>
              <w:jc w:val="left"/>
            </w:pPr>
            <w:r>
              <w:t xml:space="preserve">Trigger</w:t>
            </w:r>
          </w:p>
        </w:tc>
        <w:tc>
          <w:tcPr/>
          <w:p>
            <w:pPr>
              <w:pStyle w:val="Compact"/>
              <w:jc w:val="left"/>
            </w:pPr>
            <w:r>
              <w:t xml:space="preserve">Component</w:t>
            </w:r>
          </w:p>
        </w:tc>
        <w:tc>
          <w:tcPr/>
          <w:p>
            <w:pPr>
              <w:pStyle w:val="Compact"/>
              <w:jc w:val="left"/>
            </w:pPr>
            <w:r>
              <w:t xml:space="preserve">Action</w:t>
            </w:r>
          </w:p>
        </w:tc>
        <w:tc>
          <w:tcPr/>
          <w:p>
            <w:pPr>
              <w:pStyle w:val="Compact"/>
              <w:jc w:val="left"/>
            </w:pPr>
            <w:r>
              <w:t xml:space="preserve">Condition / remarks</w:t>
            </w:r>
          </w:p>
        </w:tc>
      </w:tr>
      <w:tr>
        <w:tc>
          <w:tcPr/>
          <w:p>
            <w:pPr>
              <w:pStyle w:val="Compact"/>
              <w:jc w:val="left"/>
            </w:pPr>
            <w:r>
              <w:t xml:space="preserve">3.1</w:t>
            </w:r>
          </w:p>
        </w:tc>
        <w:tc>
          <w:tcPr/>
          <w:p>
            <w:pPr>
              <w:pStyle w:val="Compact"/>
              <w:jc w:val="left"/>
            </w:pPr>
            <w:r>
              <w:t xml:space="preserve">Global frame</w:t>
            </w:r>
          </w:p>
        </w:tc>
        <w:tc>
          <w:tcPr/>
          <w:p>
            <w:pPr>
              <w:pStyle w:val="Compact"/>
              <w:jc w:val="left"/>
            </w:pPr>
            <w:r>
              <w:t xml:space="preserve">ON LOAD</w:t>
            </w:r>
          </w:p>
        </w:tc>
        <w:tc>
          <w:tcPr/>
          <w:p>
            <w:pPr>
              <w:pStyle w:val="Compact"/>
              <w:jc w:val="left"/>
            </w:pPr>
            <w:r>
              <w:t xml:space="preserve">Frame</w:t>
            </w:r>
          </w:p>
        </w:tc>
        <w:tc>
          <w:tcPr/>
          <w:p>
            <w:pPr>
              <w:pStyle w:val="Compact"/>
              <w:jc w:val="left"/>
            </w:pPr>
            <w:r>
              <w:t xml:space="preserve">Resolve role, then render only the tabs that role may see</w:t>
            </w:r>
          </w:p>
        </w:tc>
        <w:tc>
          <w:tcPr/>
          <w:p>
            <w:pPr>
              <w:pStyle w:val="Compact"/>
              <w:jc w:val="left"/>
            </w:pPr>
            <w:r>
              <w:t xml:space="preserve">Admin tab is absent, not disabled, for non-admin roles</w:t>
            </w:r>
          </w:p>
        </w:tc>
      </w:tr>
      <w:tr>
        <w:tc>
          <w:tcPr/>
          <w:p>
            <w:pPr>
              <w:pStyle w:val="Compact"/>
              <w:jc w:val="left"/>
            </w:pPr>
            <w:r>
              <w:t xml:space="preserve">3.2</w:t>
            </w:r>
          </w:p>
        </w:tc>
        <w:tc>
          <w:tcPr/>
          <w:p>
            <w:pPr>
              <w:pStyle w:val="Compact"/>
              <w:jc w:val="left"/>
            </w:pPr>
            <w:r>
              <w:t xml:space="preserve">Global frame</w:t>
            </w:r>
          </w:p>
        </w:tc>
        <w:tc>
          <w:tcPr/>
          <w:p>
            <w:pPr>
              <w:pStyle w:val="Compact"/>
              <w:jc w:val="left"/>
            </w:pPr>
            <w:r>
              <w:t xml:space="preserve">ON CLICK</w:t>
            </w:r>
          </w:p>
        </w:tc>
        <w:tc>
          <w:tcPr/>
          <w:p>
            <w:pPr>
              <w:pStyle w:val="Compact"/>
              <w:jc w:val="left"/>
            </w:pPr>
            <w:r>
              <w:t xml:space="preserve">Tab item</w:t>
            </w:r>
          </w:p>
        </w:tc>
        <w:tc>
          <w:tcPr/>
          <w:p>
            <w:pPr>
              <w:pStyle w:val="Compact"/>
              <w:jc w:val="left"/>
            </w:pPr>
            <w:r>
              <w:t xml:space="preserve">Switch the tab body; lens and filter state persist unchanged</w:t>
            </w:r>
          </w:p>
        </w:tc>
        <w:tc>
          <w:tcPr/>
          <w:p>
            <w:pPr>
              <w:pStyle w:val="Compact"/>
              <w:jc w:val="left"/>
            </w:pPr>
            <w:r>
              <w:t xml:space="preserve">The frame does not reload</w:t>
            </w:r>
          </w:p>
        </w:tc>
      </w:tr>
      <w:tr>
        <w:tc>
          <w:tcPr/>
          <w:p>
            <w:pPr>
              <w:pStyle w:val="Compact"/>
              <w:jc w:val="left"/>
            </w:pPr>
            <w:r>
              <w:t xml:space="preserve">3.3</w:t>
            </w:r>
          </w:p>
        </w:tc>
        <w:tc>
          <w:tcPr/>
          <w:p>
            <w:pPr>
              <w:pStyle w:val="Compact"/>
              <w:jc w:val="left"/>
            </w:pPr>
            <w:r>
              <w:t xml:space="preserve">Global frame</w:t>
            </w:r>
          </w:p>
        </w:tc>
        <w:tc>
          <w:tcPr/>
          <w:p>
            <w:pPr>
              <w:pStyle w:val="Compact"/>
              <w:jc w:val="left"/>
            </w:pPr>
            <w:r>
              <w:t xml:space="preserve">ON CLICK</w:t>
            </w:r>
          </w:p>
        </w:tc>
        <w:tc>
          <w:tcPr/>
          <w:p>
            <w:pPr>
              <w:pStyle w:val="Compact"/>
              <w:jc w:val="left"/>
            </w:pPr>
            <w:r>
              <w:t xml:space="preserve">Search icon</w:t>
            </w:r>
          </w:p>
        </w:tc>
        <w:tc>
          <w:tcPr/>
          <w:p>
            <w:pPr>
              <w:pStyle w:val="Compact"/>
              <w:jc w:val="left"/>
            </w:pPr>
            <w:r>
              <w:t xml:space="preserve">Expand the search bar inline and focus it</w:t>
            </w:r>
          </w:p>
        </w:tc>
        <w:tc>
          <w:tcPr/>
          <w:p>
            <w:pPr>
              <w:pStyle w:val="Compact"/>
              <w:jc w:val="left"/>
            </w:pPr>
            <w:r>
              <w:t xml:space="preserve">Collapses on empty blur</w:t>
            </w:r>
          </w:p>
        </w:tc>
      </w:tr>
      <w:tr>
        <w:tc>
          <w:tcPr/>
          <w:p>
            <w:pPr>
              <w:pStyle w:val="Compact"/>
              <w:jc w:val="left"/>
            </w:pPr>
            <w:r>
              <w:t xml:space="preserve">3.4</w:t>
            </w:r>
          </w:p>
        </w:tc>
        <w:tc>
          <w:tcPr/>
          <w:p>
            <w:pPr>
              <w:pStyle w:val="Compact"/>
              <w:jc w:val="left"/>
            </w:pPr>
            <w:r>
              <w:t xml:space="preserve">Global frame</w:t>
            </w:r>
          </w:p>
        </w:tc>
        <w:tc>
          <w:tcPr/>
          <w:p>
            <w:pPr>
              <w:pStyle w:val="Compact"/>
              <w:jc w:val="left"/>
            </w:pPr>
            <w:r>
              <w:t xml:space="preserve">ON CLICK</w:t>
            </w:r>
          </w:p>
        </w:tc>
        <w:tc>
          <w:tcPr/>
          <w:p>
            <w:pPr>
              <w:pStyle w:val="Compact"/>
              <w:jc w:val="left"/>
            </w:pPr>
            <w:r>
              <w:t xml:space="preserve">Filter icon</w:t>
            </w:r>
          </w:p>
        </w:tc>
        <w:tc>
          <w:tcPr/>
          <w:p>
            <w:pPr>
              <w:pStyle w:val="Compact"/>
              <w:jc w:val="left"/>
            </w:pPr>
            <w:r>
              <w:t xml:space="preserve">Open the filter drawer over the right edge</w:t>
            </w:r>
          </w:p>
        </w:tc>
        <w:tc>
          <w:tcPr/>
          <w:p>
            <w:pPr>
              <w:pStyle w:val="Compact"/>
              <w:jc w:val="left"/>
            </w:pPr>
            <w:r>
              <w:t xml:space="preserve">Badge shows the count of active filters</w:t>
            </w:r>
          </w:p>
        </w:tc>
      </w:tr>
      <w:tr>
        <w:tc>
          <w:tcPr/>
          <w:p>
            <w:pPr>
              <w:pStyle w:val="Compact"/>
              <w:jc w:val="left"/>
            </w:pPr>
            <w:r>
              <w:t xml:space="preserve">3.5</w:t>
            </w:r>
          </w:p>
        </w:tc>
        <w:tc>
          <w:tcPr/>
          <w:p>
            <w:pPr>
              <w:pStyle w:val="Compact"/>
              <w:jc w:val="left"/>
            </w:pPr>
            <w:r>
              <w:t xml:space="preserve">Global frame</w:t>
            </w:r>
          </w:p>
        </w:tc>
        <w:tc>
          <w:tcPr/>
          <w:p>
            <w:pPr>
              <w:pStyle w:val="Compact"/>
              <w:jc w:val="left"/>
            </w:pPr>
            <w:r>
              <w:t xml:space="preserve">ON CLICK</w:t>
            </w:r>
          </w:p>
        </w:tc>
        <w:tc>
          <w:tcPr/>
          <w:p>
            <w:pPr>
              <w:pStyle w:val="Compact"/>
              <w:jc w:val="left"/>
            </w:pPr>
            <w:del w:id="9032" w:author="Anisha Subberwal" w:date="2026-09-27T12:00:00Z">
              <w:r>
                <w:delText xml:space="preserve">Flag bell</w:delText>
              </w:r>
            </w:del>
            <w:ins w:id="9033" w:author="Anisha Subberwal" w:date="2026-09-27T12:00:00Z">
              <w:r>
                <w:t xml:space="preserve">Notification bell</w:t>
              </w:r>
            </w:ins>
          </w:p>
        </w:tc>
        <w:tc>
          <w:tcPr/>
          <w:p>
            <w:pPr>
              <w:pStyle w:val="Compact"/>
              <w:jc w:val="left"/>
            </w:pPr>
            <w:del w:id="9034" w:author="Anisha Subberwal" w:date="2026-09-27T12:00:00Z">
              <w:r>
                <w:delText xml:space="preserve">Open the flag queue for this user’s sections</w:delText>
              </w:r>
            </w:del>
            <w:ins w:id="9035" w:author="Anisha Subberwal" w:date="2026-09-27T12:00:00Z">
              <w:r>
                <w:t xml:space="preserve">Open this user’s notifications: new assignments, due-date reminders, moved deadlines and flags on their sections</w:t>
              </w:r>
            </w:ins>
          </w:p>
        </w:tc>
        <w:tc>
          <w:tcPr/>
          <w:p>
            <w:pPr>
              <w:pStyle w:val="Compact"/>
              <w:jc w:val="left"/>
            </w:pPr>
            <w:del w:id="9036" w:author="Anisha Subberwal" w:date="2026-09-27T12:00:00Z">
              <w:r>
                <w:delText xml:space="preserve">Count is unread flags only</w:delText>
              </w:r>
            </w:del>
            <w:ins w:id="9037" w:author="Anisha Subberwal" w:date="2026-09-27T12:00:00Z">
              <w:r>
                <w:t xml:space="preserve">Count is unread notifications only</w:t>
              </w:r>
            </w:ins>
            <w:r>
              <w:t xml:space="preserve">; zero hides the badge</w:t>
            </w:r>
          </w:p>
        </w:tc>
      </w:tr>
      <w:tr>
        <w:tc>
          <w:tcPr/>
          <w:p>
            <w:pPr>
              <w:pStyle w:val="Compact"/>
              <w:jc w:val="left"/>
            </w:pPr>
            <w:r>
              <w:t xml:space="preserve">3.6</w:t>
            </w:r>
          </w:p>
        </w:tc>
        <w:tc>
          <w:tcPr/>
          <w:p>
            <w:pPr>
              <w:pStyle w:val="Compact"/>
              <w:jc w:val="left"/>
            </w:pPr>
            <w:r>
              <w:t xml:space="preserve">Global frame</w:t>
            </w:r>
          </w:p>
        </w:tc>
        <w:tc>
          <w:tcPr/>
          <w:p>
            <w:pPr>
              <w:pStyle w:val="Compact"/>
              <w:jc w:val="left"/>
            </w:pPr>
            <w:r>
              <w:t xml:space="preserve">ON CLICK</w:t>
            </w:r>
          </w:p>
        </w:tc>
        <w:tc>
          <w:tcPr/>
          <w:p>
            <w:pPr>
              <w:pStyle w:val="Compact"/>
              <w:jc w:val="left"/>
            </w:pPr>
            <w:r>
              <w:t xml:space="preserve">Profile avatar</w:t>
            </w:r>
          </w:p>
        </w:tc>
        <w:tc>
          <w:tcPr/>
          <w:p>
            <w:pPr>
              <w:pStyle w:val="Compact"/>
              <w:jc w:val="left"/>
            </w:pPr>
            <w:r>
              <w:t xml:space="preserve">Open a menu showing the current role, default lens and sign out</w:t>
            </w:r>
          </w:p>
        </w:tc>
        <w:tc>
          <w:tcPr/>
          <w:p>
            <w:pPr>
              <w:pStyle w:val="Compact"/>
              <w:jc w:val="left"/>
            </w:pPr>
            <w:r>
              <w:t xml:space="preserve">Role is displayed, never editable here</w:t>
            </w:r>
          </w:p>
        </w:tc>
      </w:tr>
      <w:tr>
        <w:tc>
          <w:tcPr/>
          <w:p>
            <w:pPr>
              <w:pStyle w:val="Compact"/>
              <w:jc w:val="left"/>
            </w:pPr>
            <w:r>
              <w:t xml:space="preserve">3.7</w:t>
            </w:r>
          </w:p>
        </w:tc>
        <w:tc>
          <w:tcPr/>
          <w:p>
            <w:pPr>
              <w:pStyle w:val="Compact"/>
              <w:jc w:val="left"/>
            </w:pPr>
            <w:r>
              <w:t xml:space="preserve">Global frame</w:t>
            </w:r>
          </w:p>
        </w:tc>
        <w:tc>
          <w:tcPr/>
          <w:p>
            <w:pPr>
              <w:pStyle w:val="Compact"/>
              <w:jc w:val="left"/>
            </w:pPr>
            <w:r>
              <w:t xml:space="preserve">ON CLICK</w:t>
            </w:r>
          </w:p>
        </w:tc>
        <w:tc>
          <w:tcPr/>
          <w:p>
            <w:pPr>
              <w:pStyle w:val="Compact"/>
              <w:jc w:val="left"/>
            </w:pPr>
            <w:r>
              <w:t xml:space="preserve">Product mark</w:t>
            </w:r>
          </w:p>
        </w:tc>
        <w:tc>
          <w:tcPr/>
          <w:p>
            <w:pPr>
              <w:pStyle w:val="Compact"/>
              <w:jc w:val="left"/>
            </w:pPr>
            <w:r>
              <w:t xml:space="preserve">Return to Flow Explorer at the last viewed flow</w:t>
            </w:r>
          </w:p>
        </w:tc>
        <w:tc>
          <w:tcPr/>
          <w:p>
            <w:pPr>
              <w:pStyle w:val="Compact"/>
              <w:jc w:val="left"/>
            </w:pPr>
            <w:r>
              <w:t xml:space="preserve">Does not reset filters</w:t>
            </w:r>
          </w:p>
        </w:tc>
      </w:tr>
      <w:tr>
        <w:trPr>
          <w:ins w:id="9038" w:author="Anisha Subberwal" w:date="2026-09-27T12:00:00Z"/>
        </w:trPr>
        <w:tc>
          <w:tcPr/>
          <w:p>
            <w:pPr>
              <w:pStyle w:val="Compact"/>
              <w:jc w:val="left"/>
              <w:rPr>
                <w:ins w:id="9039" w:author="Anisha Subberwal" w:date="2026-09-27T12:00:00Z"/>
              </w:rPr>
            </w:pPr>
            <w:ins w:id="9040" w:author="Anisha Subberwal" w:date="2026-09-27T12:00:00Z">
              <w:r>
                <w:t xml:space="preserve">3.8</w:t>
              </w:r>
            </w:ins>
          </w:p>
        </w:tc>
        <w:tc>
          <w:tcPr/>
          <w:p>
            <w:pPr>
              <w:pStyle w:val="Compact"/>
              <w:jc w:val="left"/>
              <w:rPr>
                <w:ins w:id="9041" w:author="Anisha Subberwal" w:date="2026-09-27T12:00:00Z"/>
              </w:rPr>
            </w:pPr>
            <w:ins w:id="9042" w:author="Anisha Subberwal" w:date="2026-09-27T12:00:00Z">
              <w:r>
                <w:t xml:space="preserve">Global frame</w:t>
              </w:r>
            </w:ins>
          </w:p>
        </w:tc>
        <w:tc>
          <w:tcPr/>
          <w:p>
            <w:pPr>
              <w:pStyle w:val="Compact"/>
              <w:jc w:val="left"/>
              <w:rPr>
                <w:ins w:id="9043" w:author="Anisha Subberwal" w:date="2026-09-27T12:00:00Z"/>
              </w:rPr>
            </w:pPr>
            <w:ins w:id="9044" w:author="Anisha Subberwal" w:date="2026-09-27T12:00:00Z">
              <w:r>
                <w:t xml:space="preserve">ON CLICK</w:t>
              </w:r>
            </w:ins>
          </w:p>
        </w:tc>
        <w:tc>
          <w:tcPr/>
          <w:p>
            <w:pPr>
              <w:pStyle w:val="Compact"/>
              <w:jc w:val="left"/>
              <w:rPr>
                <w:ins w:id="9045" w:author="Anisha Subberwal" w:date="2026-09-27T12:00:00Z"/>
              </w:rPr>
            </w:pPr>
            <w:ins w:id="9046" w:author="Anisha Subberwal" w:date="2026-09-27T12:00:00Z">
              <w:r>
                <w:t xml:space="preserve">Chat toggle</w:t>
              </w:r>
            </w:ins>
          </w:p>
        </w:tc>
        <w:tc>
          <w:tcPr/>
          <w:p>
            <w:pPr>
              <w:pStyle w:val="Compact"/>
              <w:jc w:val="left"/>
              <w:rPr>
                <w:ins w:id="9047" w:author="Anisha Subberwal" w:date="2026-09-27T12:00:00Z"/>
              </w:rPr>
            </w:pPr>
            <w:ins w:id="9048" w:author="Anisha Subberwal" w:date="2026-09-27T12:00:00Z">
              <w:r>
                <w:t xml:space="preserve">Open or collapse the chat panel (module 8) on the right edge of the open tab</w:t>
              </w:r>
            </w:ins>
          </w:p>
        </w:tc>
        <w:tc>
          <w:tcPr/>
          <w:p>
            <w:pPr>
              <w:pStyle w:val="Compact"/>
              <w:jc w:val="left"/>
              <w:rPr>
                <w:ins w:id="9049" w:author="Anisha Subberwal" w:date="2026-09-27T12:00:00Z"/>
              </w:rPr>
            </w:pPr>
            <w:ins w:id="9050" w:author="Anisha Subberwal" w:date="2026-09-27T12:00:00Z">
              <w:r>
                <w:t xml:space="preserve">State persists across tabs; Ctrl+/ does the same</w:t>
              </w:r>
            </w:ins>
          </w:p>
        </w:tc>
      </w:tr>
      <w:tr>
        <w:trPr>
          <w:ins w:id="9051" w:author="Anisha Subberwal" w:date="2026-09-27T12:00:00Z"/>
        </w:trPr>
        <w:tc>
          <w:tcPr/>
          <w:p>
            <w:pPr>
              <w:pStyle w:val="Compact"/>
              <w:jc w:val="left"/>
              <w:rPr>
                <w:ins w:id="9052" w:author="Anisha Subberwal" w:date="2026-09-27T12:00:00Z"/>
              </w:rPr>
            </w:pPr>
            <w:ins w:id="9053" w:author="Anisha Subberwal" w:date="2026-09-27T12:00:00Z">
              <w:r>
                <w:t xml:space="preserve">3.9</w:t>
              </w:r>
            </w:ins>
          </w:p>
        </w:tc>
        <w:tc>
          <w:tcPr/>
          <w:p>
            <w:pPr>
              <w:pStyle w:val="Compact"/>
              <w:jc w:val="left"/>
              <w:rPr>
                <w:ins w:id="9054" w:author="Anisha Subberwal" w:date="2026-09-27T12:00:00Z"/>
              </w:rPr>
            </w:pPr>
            <w:ins w:id="9055" w:author="Anisha Subberwal" w:date="2026-09-27T12:00:00Z">
              <w:r>
                <w:t xml:space="preserve">Global frame</w:t>
              </w:r>
            </w:ins>
          </w:p>
        </w:tc>
        <w:tc>
          <w:tcPr/>
          <w:p>
            <w:pPr>
              <w:pStyle w:val="Compact"/>
              <w:jc w:val="left"/>
              <w:rPr>
                <w:ins w:id="9056" w:author="Anisha Subberwal" w:date="2026-09-27T12:00:00Z"/>
              </w:rPr>
            </w:pPr>
            <w:ins w:id="9057" w:author="Anisha Subberwal" w:date="2026-09-27T12:00:00Z">
              <w:r>
                <w:t xml:space="preserve">ON LOAD</w:t>
              </w:r>
            </w:ins>
          </w:p>
        </w:tc>
        <w:tc>
          <w:tcPr/>
          <w:p>
            <w:pPr>
              <w:pStyle w:val="Compact"/>
              <w:jc w:val="left"/>
              <w:rPr>
                <w:ins w:id="9058" w:author="Anisha Subberwal" w:date="2026-09-27T12:00:00Z"/>
              </w:rPr>
            </w:pPr>
            <w:ins w:id="9059" w:author="Anisha Subberwal" w:date="2026-09-27T12:00:00Z">
              <w:r>
                <w:t xml:space="preserve">Home tab badge</w:t>
              </w:r>
            </w:ins>
          </w:p>
        </w:tc>
        <w:tc>
          <w:tcPr/>
          <w:p>
            <w:pPr>
              <w:pStyle w:val="Compact"/>
              <w:jc w:val="left"/>
              <w:rPr>
                <w:ins w:id="9060" w:author="Anisha Subberwal" w:date="2026-09-27T12:00:00Z"/>
              </w:rPr>
            </w:pPr>
            <w:ins w:id="9061" w:author="Anisha Subberwal" w:date="2026-09-27T12:00:00Z">
              <w:r>
                <w:t xml:space="preserve">Show the count of this user’s open to-dos (module 12)</w:t>
              </w:r>
            </w:ins>
          </w:p>
        </w:tc>
        <w:tc>
          <w:tcPr/>
          <w:p>
            <w:pPr>
              <w:pStyle w:val="Compact"/>
              <w:jc w:val="left"/>
              <w:rPr>
                <w:ins w:id="9062" w:author="Anisha Subberwal" w:date="2026-09-27T12:00:00Z"/>
              </w:rPr>
            </w:pPr>
            <w:ins w:id="9063" w:author="Anisha Subberwal" w:date="2026-09-27T12:00:00Z">
              <w:r>
                <w:t xml:space="preserve">Zero hides the badge</w:t>
              </w:r>
            </w:ins>
          </w:p>
        </w:tc>
      </w:tr>
    </w:tbl>
    <w:p>
      <w:pPr>
        <w:pStyle w:val="BodyText"/>
      </w:pPr>
      <w:r>
        <w:rPr>
          <w:bCs/>
          <w:b/>
        </w:rPr>
        <w:t xml:space="preserve">Additional requirements.</w:t>
      </w:r>
      <w:r>
        <w:t xml:space="preserve"> The current role is always visible in the frame, because a reader who has been shown a restricted-node placeholder needs to know which role they are reading as. Desktop only; mobile is out of scope.</w:t>
      </w:r>
    </w:p>
    <w:bookmarkEnd w:id="25"/>
    <w:bookmarkStart w:id="26" w:name="module-lens-toggle"/>
    <w:p>
      <w:pPr>
        <w:pStyle w:val="Heading2"/>
      </w:pPr>
      <w:r>
        <w:t xml:space="preserve">4. Module: Lens toggle</w:t>
      </w:r>
    </w:p>
    <w:p>
      <w:pPr>
        <w:pStyle w:val="FirstParagraph"/>
      </w:pPr>
      <w:r>
        <w:rPr>
          <w:bCs/>
          <w:b/>
        </w:rPr>
        <w:t xml:space="preserve">Purpose.</w:t>
      </w:r>
      <w:r>
        <w:t xml:space="preserve"> Let a reader switch the whole product between a business rendering and a technical rendering of the same knowledge.</w:t>
      </w:r>
    </w:p>
    <w:p>
      <w:pPr>
        <w:pStyle w:val="BodyText"/>
      </w:pPr>
      <w:r>
        <w:rPr>
          <w:bCs/>
          <w:b/>
        </w:rPr>
        <w:t xml:space="preserve">Pre-condition.</w:t>
      </w:r>
      <w:r>
        <w:t xml:space="preserve"> The user is signed in. Their default lens comes from their role and is set in Admin; they may override it for the session.</w:t>
      </w:r>
    </w:p>
    <w:p>
      <w:pPr>
        <w:pStyle w:val="BodyText"/>
      </w:pPr>
      <w:r>
        <w:rPr>
          <w:bCs/>
          <w:b/>
        </w:rPr>
        <w:t xml:space="preserve">Screen components.</w:t>
      </w:r>
      <w:r>
        <w:t xml:space="preserve"> A two-position segmented control in the frame, labelled Business and Tech, with icons </w:t>
      </w:r>
      <w:r>
        <w:rPr>
          <w:rStyle w:val="VerbatimChar"/>
        </w:rPr>
        <w:t xml:space="preserve">briefcase</w:t>
      </w:r>
      <w:r>
        <w:t xml:space="preserve"> and </w:t>
      </w:r>
      <w:r>
        <w:rPr>
          <w:rStyle w:val="VerbatimChar"/>
        </w:rPr>
        <w:t xml:space="preserve">code-2</w:t>
      </w:r>
      <w:r>
        <w:t xml:space="preserve">.</w:t>
      </w:r>
    </w:p>
    <w:p>
      <w:pPr>
        <w:pStyle w:val="BodyText"/>
      </w:pPr>
      <w:r>
        <w:rPr>
          <w:bCs/>
          <w:b/>
        </w:rPr>
        <w:t xml:space="preserve">Work flow.</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S.No.</w:t>
            </w:r>
          </w:p>
        </w:tc>
        <w:tc>
          <w:tcPr/>
          <w:p>
            <w:pPr>
              <w:pStyle w:val="Compact"/>
              <w:jc w:val="left"/>
            </w:pPr>
            <w:r>
              <w:t xml:space="preserve">Screen</w:t>
            </w:r>
          </w:p>
        </w:tc>
        <w:tc>
          <w:tcPr/>
          <w:p>
            <w:pPr>
              <w:pStyle w:val="Compact"/>
              <w:jc w:val="left"/>
            </w:pPr>
            <w:r>
              <w:t xml:space="preserve">Trigger</w:t>
            </w:r>
          </w:p>
        </w:tc>
        <w:tc>
          <w:tcPr/>
          <w:p>
            <w:pPr>
              <w:pStyle w:val="Compact"/>
              <w:jc w:val="left"/>
            </w:pPr>
            <w:r>
              <w:t xml:space="preserve">Component</w:t>
            </w:r>
          </w:p>
        </w:tc>
        <w:tc>
          <w:tcPr/>
          <w:p>
            <w:pPr>
              <w:pStyle w:val="Compact"/>
              <w:jc w:val="left"/>
            </w:pPr>
            <w:r>
              <w:t xml:space="preserve">Action</w:t>
            </w:r>
          </w:p>
        </w:tc>
        <w:tc>
          <w:tcPr/>
          <w:p>
            <w:pPr>
              <w:pStyle w:val="Compact"/>
              <w:jc w:val="left"/>
            </w:pPr>
            <w:r>
              <w:t xml:space="preserve">Condition / remarks</w:t>
            </w:r>
          </w:p>
        </w:tc>
      </w:tr>
      <w:tr>
        <w:tc>
          <w:tcPr/>
          <w:p>
            <w:pPr>
              <w:pStyle w:val="Compact"/>
              <w:jc w:val="left"/>
            </w:pPr>
            <w:r>
              <w:t xml:space="preserve">4.1</w:t>
            </w:r>
          </w:p>
        </w:tc>
        <w:tc>
          <w:tcPr/>
          <w:p>
            <w:pPr>
              <w:pStyle w:val="Compact"/>
              <w:jc w:val="left"/>
            </w:pPr>
            <w:r>
              <w:t xml:space="preserve">Global frame</w:t>
            </w:r>
          </w:p>
        </w:tc>
        <w:tc>
          <w:tcPr/>
          <w:p>
            <w:pPr>
              <w:pStyle w:val="Compact"/>
              <w:jc w:val="left"/>
            </w:pPr>
            <w:r>
              <w:t xml:space="preserve">ON LOAD</w:t>
            </w:r>
          </w:p>
        </w:tc>
        <w:tc>
          <w:tcPr/>
          <w:p>
            <w:pPr>
              <w:pStyle w:val="Compact"/>
              <w:jc w:val="left"/>
            </w:pPr>
            <w:r>
              <w:t xml:space="preserve">Lens toggle</w:t>
            </w:r>
          </w:p>
        </w:tc>
        <w:tc>
          <w:tcPr/>
          <w:p>
            <w:pPr>
              <w:pStyle w:val="Compact"/>
              <w:jc w:val="left"/>
            </w:pPr>
            <w:r>
              <w:t xml:space="preserve">Set the lens to the role’s configured default</w:t>
            </w:r>
          </w:p>
        </w:tc>
        <w:tc>
          <w:tcPr/>
          <w:p>
            <w:pPr>
              <w:pStyle w:val="Compact"/>
              <w:jc w:val="left"/>
            </w:pPr>
            <w:r>
              <w:t xml:space="preserve">Session override wins if one was set</w:t>
            </w:r>
          </w:p>
        </w:tc>
      </w:tr>
      <w:tr>
        <w:tc>
          <w:tcPr/>
          <w:p>
            <w:pPr>
              <w:pStyle w:val="Compact"/>
              <w:jc w:val="left"/>
            </w:pPr>
            <w:r>
              <w:t xml:space="preserve">4.2</w:t>
            </w:r>
          </w:p>
        </w:tc>
        <w:tc>
          <w:tcPr/>
          <w:p>
            <w:pPr>
              <w:pStyle w:val="Compact"/>
              <w:jc w:val="left"/>
            </w:pPr>
            <w:r>
              <w:t xml:space="preserve">Any tab</w:t>
            </w:r>
          </w:p>
        </w:tc>
        <w:tc>
          <w:tcPr/>
          <w:p>
            <w:pPr>
              <w:pStyle w:val="Compact"/>
              <w:jc w:val="left"/>
            </w:pPr>
            <w:r>
              <w:t xml:space="preserve">ON CLICK</w:t>
            </w:r>
          </w:p>
        </w:tc>
        <w:tc>
          <w:tcPr/>
          <w:p>
            <w:pPr>
              <w:pStyle w:val="Compact"/>
              <w:jc w:val="left"/>
            </w:pPr>
            <w:r>
              <w:t xml:space="preserve">Lens toggle</w:t>
            </w:r>
          </w:p>
        </w:tc>
        <w:tc>
          <w:tcPr/>
          <w:p>
            <w:pPr>
              <w:pStyle w:val="Compact"/>
              <w:jc w:val="left"/>
            </w:pPr>
            <w:r>
              <w:t xml:space="preserve">Re-render the open tab in the other lens, holding scroll position and selected node</w:t>
            </w:r>
          </w:p>
        </w:tc>
        <w:tc>
          <w:tcPr/>
          <w:p>
            <w:pPr>
              <w:pStyle w:val="Compact"/>
              <w:jc w:val="left"/>
            </w:pPr>
            <w:r>
              <w:t xml:space="preserve">Never navigates away</w:t>
            </w:r>
          </w:p>
        </w:tc>
      </w:tr>
      <w:tr>
        <w:tc>
          <w:tcPr/>
          <w:p>
            <w:pPr>
              <w:pStyle w:val="Compact"/>
              <w:jc w:val="left"/>
            </w:pPr>
            <w:r>
              <w:t xml:space="preserve">4.3</w:t>
            </w:r>
          </w:p>
        </w:tc>
        <w:tc>
          <w:tcPr/>
          <w:p>
            <w:pPr>
              <w:pStyle w:val="Compact"/>
              <w:jc w:val="left"/>
            </w:pPr>
            <w:r>
              <w:t xml:space="preserve">Flow Explorer</w:t>
            </w:r>
          </w:p>
        </w:tc>
        <w:tc>
          <w:tcPr/>
          <w:p>
            <w:pPr>
              <w:pStyle w:val="Compact"/>
              <w:jc w:val="left"/>
            </w:pPr>
            <w:r>
              <w:t xml:space="preserve">ON LENS CHANGE</w:t>
            </w:r>
          </w:p>
        </w:tc>
        <w:tc>
          <w:tcPr/>
          <w:p>
            <w:pPr>
              <w:pStyle w:val="Compact"/>
              <w:jc w:val="left"/>
            </w:pPr>
            <w:r>
              <w:t xml:space="preserve">Flow map</w:t>
            </w:r>
          </w:p>
        </w:tc>
        <w:tc>
          <w:tcPr/>
          <w:p>
            <w:pPr>
              <w:pStyle w:val="Compact"/>
              <w:jc w:val="left"/>
            </w:pPr>
            <w:r>
              <w:t xml:space="preserve">Business shows journey stages and outcomes; Tech shows systems, calls and contracts</w:t>
            </w:r>
          </w:p>
        </w:tc>
        <w:tc>
          <w:tcPr/>
          <w:p>
            <w:pPr>
              <w:pStyle w:val="Compact"/>
              <w:jc w:val="left"/>
            </w:pPr>
            <w:r>
              <w:t xml:space="preserve">Same underlying nodes, different rendering</w:t>
            </w:r>
          </w:p>
        </w:tc>
      </w:tr>
      <w:tr>
        <w:tc>
          <w:tcPr/>
          <w:p>
            <w:pPr>
              <w:pStyle w:val="Compact"/>
              <w:jc w:val="left"/>
            </w:pPr>
            <w:r>
              <w:t xml:space="preserve">4.4</w:t>
            </w:r>
          </w:p>
        </w:tc>
        <w:tc>
          <w:tcPr/>
          <w:p>
            <w:pPr>
              <w:pStyle w:val="Compact"/>
              <w:jc w:val="left"/>
            </w:pPr>
            <w:r>
              <w:t xml:space="preserve">Node drawer</w:t>
            </w:r>
          </w:p>
        </w:tc>
        <w:tc>
          <w:tcPr/>
          <w:p>
            <w:pPr>
              <w:pStyle w:val="Compact"/>
              <w:jc w:val="left"/>
            </w:pPr>
            <w:r>
              <w:t xml:space="preserve">ON LENS CHANGE</w:t>
            </w:r>
          </w:p>
        </w:tc>
        <w:tc>
          <w:tcPr/>
          <w:p>
            <w:pPr>
              <w:pStyle w:val="Compact"/>
              <w:jc w:val="left"/>
            </w:pPr>
            <w:r>
              <w:t xml:space="preserve">Drawer body</w:t>
            </w:r>
          </w:p>
        </w:tc>
        <w:tc>
          <w:tcPr/>
          <w:p>
            <w:pPr>
              <w:pStyle w:val="Compact"/>
              <w:jc w:val="left"/>
            </w:pPr>
            <w:r>
              <w:t xml:space="preserve">Swap to that lens’s description of the node</w:t>
            </w:r>
          </w:p>
        </w:tc>
        <w:tc>
          <w:tcPr/>
          <w:p>
            <w:pPr>
              <w:pStyle w:val="Compact"/>
              <w:jc w:val="left"/>
            </w:pPr>
            <w:r>
              <w:t xml:space="preserve">If the node has no business rendering, show the tech one and say so</w:t>
            </w:r>
          </w:p>
        </w:tc>
      </w:tr>
      <w:tr>
        <w:tc>
          <w:tcPr/>
          <w:p>
            <w:pPr>
              <w:pStyle w:val="Compact"/>
              <w:jc w:val="left"/>
            </w:pPr>
            <w:r>
              <w:t xml:space="preserve">4.5</w:t>
            </w:r>
          </w:p>
        </w:tc>
        <w:tc>
          <w:tcPr/>
          <w:p>
            <w:pPr>
              <w:pStyle w:val="Compact"/>
              <w:jc w:val="left"/>
            </w:pPr>
            <w:del w:id="9064" w:author="Anisha Subberwal" w:date="2026-09-27T12:00:00Z">
              <w:r>
                <w:delText xml:space="preserve">Ask</w:delText>
              </w:r>
            </w:del>
            <w:ins w:id="9065" w:author="Anisha Subberwal" w:date="2026-09-27T12:00:00Z">
              <w:r>
                <w:t xml:space="preserve">Chat panel</w:t>
              </w:r>
            </w:ins>
          </w:p>
        </w:tc>
        <w:tc>
          <w:tcPr/>
          <w:p>
            <w:pPr>
              <w:pStyle w:val="Compact"/>
              <w:jc w:val="left"/>
            </w:pPr>
            <w:r>
              <w:t xml:space="preserve">ON LENS CHANGE</w:t>
            </w:r>
          </w:p>
        </w:tc>
        <w:tc>
          <w:tcPr/>
          <w:p>
            <w:pPr>
              <w:pStyle w:val="Compact"/>
              <w:jc w:val="left"/>
            </w:pPr>
            <w:r>
              <w:t xml:space="preserve">Chat thread</w:t>
            </w:r>
          </w:p>
        </w:tc>
        <w:tc>
          <w:tcPr/>
          <w:p>
            <w:pPr>
              <w:pStyle w:val="Compact"/>
              <w:jc w:val="left"/>
            </w:pPr>
            <w:r>
              <w:t xml:space="preserve">Apply to new answers only</w:t>
            </w:r>
          </w:p>
        </w:tc>
        <w:tc>
          <w:tcPr/>
          <w:p>
            <w:pPr>
              <w:pStyle w:val="Compact"/>
              <w:jc w:val="left"/>
            </w:pPr>
            <w:r>
              <w:t xml:space="preserve">Prior answers stay as they were, so the thread stays readable</w:t>
            </w:r>
          </w:p>
        </w:tc>
      </w:tr>
    </w:tbl>
    <w:p>
      <w:pPr>
        <w:pStyle w:val="BodyText"/>
      </w:pPr>
      <w:r>
        <w:rPr>
          <w:bCs/>
          <w:b/>
        </w:rPr>
        <w:t xml:space="preserve">Additional requirements.</w:t>
      </w:r>
      <w:r>
        <w:t xml:space="preserve"> The lens changes wording and level, never permissions — switching to Tech does not reveal a node the role may not see. Keep the two as authored renderings on the node rather than a prompt-time instruction, so the same question gives the same answer twice.</w:t>
      </w:r>
    </w:p>
    <w:bookmarkEnd w:id="26"/>
    <w:bookmarkStart w:id="27" w:name="module-search-and-filters"/>
    <w:p>
      <w:pPr>
        <w:pStyle w:val="Heading2"/>
      </w:pPr>
      <w:r>
        <w:t xml:space="preserve">5. Module: Search and filters</w:t>
      </w:r>
    </w:p>
    <w:p>
      <w:pPr>
        <w:pStyle w:val="FirstParagraph"/>
      </w:pPr>
      <w:r>
        <w:rPr>
          <w:bCs/>
          <w:b/>
        </w:rPr>
        <w:t xml:space="preserve">Purpose.</w:t>
      </w:r>
      <w:r>
        <w:t xml:space="preserve"> Narrow the flow map, the cadence list and chat retrieval to one region, flow, checkpoint or segment, and find a named node directly.</w:t>
      </w:r>
    </w:p>
    <w:p>
      <w:pPr>
        <w:pStyle w:val="BodyText"/>
      </w:pPr>
      <w:r>
        <w:rPr>
          <w:bCs/>
          <w:b/>
        </w:rPr>
        <w:t xml:space="preserve">Pre-condition.</w:t>
      </w:r>
      <w:r>
        <w:t xml:space="preserve"> The user is signed in. Filters are global: set once in the frame, applied to whichever tab is open.</w:t>
      </w:r>
    </w:p>
    <w:p>
      <w:pPr>
        <w:pStyle w:val="BodyText"/>
      </w:pPr>
      <w:r>
        <w:rPr>
          <w:bCs/>
          <w:b/>
        </w:rPr>
        <w:t xml:space="preserve">Screen components.</w:t>
      </w:r>
      <w:r>
        <w:t xml:space="preserve"> Search bar (expands from the frame) · filter drawer with the six filter groups below · active-filter chips under the frame, each with an </w:t>
      </w:r>
      <w:r>
        <w:rPr>
          <w:rStyle w:val="VerbatimChar"/>
        </w:rPr>
        <w:t xml:space="preserve">x</w:t>
      </w:r>
      <w:r>
        <w:t xml:space="preserve"> · Clear all link.</w:t>
      </w:r>
    </w:p>
    <w:p>
      <w:pPr>
        <w:pStyle w:val="BodyText"/>
      </w:pPr>
      <w:r>
        <w:rPr>
          <w:bCs/>
          <w:b/>
        </w:rPr>
        <w:t xml:space="preserve">Filter set.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Filter</w:t>
            </w:r>
          </w:p>
        </w:tc>
        <w:tc>
          <w:tcPr/>
          <w:p>
            <w:pPr>
              <w:pStyle w:val="Compact"/>
              <w:jc w:val="left"/>
            </w:pPr>
            <w:r>
              <w:t xml:space="preserve">Type</w:t>
            </w:r>
          </w:p>
        </w:tc>
        <w:tc>
          <w:tcPr/>
          <w:p>
            <w:pPr>
              <w:pStyle w:val="Compact"/>
              <w:jc w:val="left"/>
            </w:pPr>
            <w:r>
              <w:t xml:space="preserve">Values</w:t>
            </w:r>
          </w:p>
        </w:tc>
        <w:tc>
          <w:tcPr/>
          <w:p>
            <w:pPr>
              <w:pStyle w:val="Compact"/>
              <w:jc w:val="left"/>
            </w:pPr>
            <w:r>
              <w:t xml:space="preserve">Default</w:t>
            </w:r>
          </w:p>
        </w:tc>
      </w:tr>
      <w:tr>
        <w:tc>
          <w:tcPr/>
          <w:p>
            <w:pPr>
              <w:pStyle w:val="Compact"/>
              <w:jc w:val="left"/>
            </w:pPr>
            <w:r>
              <w:t xml:space="preserve">Flow</w:t>
            </w:r>
          </w:p>
        </w:tc>
        <w:tc>
          <w:tcPr/>
          <w:p>
            <w:pPr>
              <w:pStyle w:val="Compact"/>
              <w:jc w:val="left"/>
            </w:pPr>
            <w:r>
              <w:t xml:space="preserve">Single select</w:t>
            </w:r>
          </w:p>
        </w:tc>
        <w:tc>
          <w:tcPr/>
          <w:p>
            <w:pPr>
              <w:pStyle w:val="Compact"/>
              <w:jc w:val="left"/>
            </w:pPr>
            <w:r>
              <w:t xml:space="preserve">Onboarding, Transaction, Funding</w:t>
            </w:r>
          </w:p>
        </w:tc>
        <w:tc>
          <w:tcPr/>
          <w:p>
            <w:pPr>
              <w:pStyle w:val="Compact"/>
              <w:jc w:val="left"/>
            </w:pPr>
            <w:r>
              <w:t xml:space="preserve">Onboarding</w:t>
            </w:r>
          </w:p>
        </w:tc>
      </w:tr>
      <w:tr>
        <w:tc>
          <w:tcPr/>
          <w:p>
            <w:pPr>
              <w:pStyle w:val="Compact"/>
              <w:jc w:val="left"/>
            </w:pPr>
            <w:r>
              <w:t xml:space="preserve">Region</w:t>
            </w:r>
          </w:p>
        </w:tc>
        <w:tc>
          <w:tcPr/>
          <w:p>
            <w:pPr>
              <w:pStyle w:val="Compact"/>
              <w:jc w:val="left"/>
            </w:pPr>
            <w:r>
              <w:t xml:space="preserve">Multi select</w:t>
            </w:r>
          </w:p>
        </w:tc>
        <w:tc>
          <w:tcPr/>
          <w:p>
            <w:pPr>
              <w:pStyle w:val="Compact"/>
              <w:jc w:val="left"/>
            </w:pPr>
            <w:r>
              <w:t xml:space="preserve">US, CA, APAC, EMEA</w:t>
            </w:r>
          </w:p>
        </w:tc>
        <w:tc>
          <w:tcPr/>
          <w:p>
            <w:pPr>
              <w:pStyle w:val="Compact"/>
              <w:jc w:val="left"/>
            </w:pPr>
            <w:r>
              <w:t xml:space="preserve">All</w:t>
            </w:r>
          </w:p>
        </w:tc>
      </w:tr>
      <w:tr>
        <w:tc>
          <w:tcPr/>
          <w:p>
            <w:pPr>
              <w:pStyle w:val="Compact"/>
              <w:jc w:val="left"/>
            </w:pPr>
            <w:r>
              <w:t xml:space="preserve">Checkpoint</w:t>
            </w:r>
          </w:p>
        </w:tc>
        <w:tc>
          <w:tcPr/>
          <w:p>
            <w:pPr>
              <w:pStyle w:val="Compact"/>
              <w:jc w:val="left"/>
            </w:pPr>
            <w:r>
              <w:t xml:space="preserve">Multi select</w:t>
            </w:r>
          </w:p>
        </w:tc>
        <w:tc>
          <w:tcPr/>
          <w:p>
            <w:pPr>
              <w:pStyle w:val="Compact"/>
              <w:jc w:val="left"/>
            </w:pPr>
            <w:r>
              <w:t xml:space="preserve">The six checkpoint families</w:t>
            </w:r>
          </w:p>
        </w:tc>
        <w:tc>
          <w:tcPr/>
          <w:p>
            <w:pPr>
              <w:pStyle w:val="Compact"/>
              <w:jc w:val="left"/>
            </w:pPr>
            <w:r>
              <w:t xml:space="preserve">All</w:t>
            </w:r>
          </w:p>
        </w:tc>
      </w:tr>
      <w:tr>
        <w:tc>
          <w:tcPr/>
          <w:p>
            <w:pPr>
              <w:pStyle w:val="Compact"/>
              <w:jc w:val="left"/>
            </w:pPr>
            <w:r>
              <w:t xml:space="preserve">Segment</w:t>
            </w:r>
          </w:p>
        </w:tc>
        <w:tc>
          <w:tcPr/>
          <w:p>
            <w:pPr>
              <w:pStyle w:val="Compact"/>
              <w:jc w:val="left"/>
            </w:pPr>
            <w:r>
              <w:t xml:space="preserve">Multi select</w:t>
            </w:r>
          </w:p>
        </w:tc>
        <w:tc>
          <w:tcPr/>
          <w:p>
            <w:pPr>
              <w:pStyle w:val="Compact"/>
              <w:jc w:val="left"/>
            </w:pPr>
            <w:r>
              <w:t xml:space="preserve">SMB, Enterprise, Payfac, Method of payment</w:t>
            </w:r>
          </w:p>
        </w:tc>
        <w:tc>
          <w:tcPr/>
          <w:p>
            <w:pPr>
              <w:pStyle w:val="Compact"/>
              <w:jc w:val="left"/>
            </w:pPr>
            <w:r>
              <w:t xml:space="preserve">All</w:t>
            </w:r>
          </w:p>
        </w:tc>
      </w:tr>
      <w:tr>
        <w:tc>
          <w:tcPr/>
          <w:p>
            <w:pPr>
              <w:pStyle w:val="Compact"/>
              <w:jc w:val="left"/>
            </w:pPr>
            <w:r>
              <w:t xml:space="preserve">Status</w:t>
            </w:r>
          </w:p>
        </w:tc>
        <w:tc>
          <w:tcPr/>
          <w:p>
            <w:pPr>
              <w:pStyle w:val="Compact"/>
              <w:jc w:val="left"/>
            </w:pPr>
            <w:r>
              <w:t xml:space="preserve">Multi select</w:t>
            </w:r>
          </w:p>
        </w:tc>
        <w:tc>
          <w:tcPr/>
          <w:p>
            <w:pPr>
              <w:pStyle w:val="Compact"/>
              <w:jc w:val="left"/>
            </w:pPr>
            <w:r>
              <w:t xml:space="preserve">Live, In progress, Planned, Not started</w:t>
            </w:r>
          </w:p>
        </w:tc>
        <w:tc>
          <w:tcPr/>
          <w:p>
            <w:pPr>
              <w:pStyle w:val="Compact"/>
              <w:jc w:val="left"/>
            </w:pPr>
            <w:r>
              <w:t xml:space="preserve">All</w:t>
            </w:r>
          </w:p>
        </w:tc>
      </w:tr>
      <w:tr>
        <w:tc>
          <w:tcPr/>
          <w:p>
            <w:pPr>
              <w:pStyle w:val="Compact"/>
              <w:jc w:val="left"/>
            </w:pPr>
            <w:r>
              <w:t xml:space="preserve">Freshness</w:t>
            </w:r>
          </w:p>
        </w:tc>
        <w:tc>
          <w:tcPr/>
          <w:p>
            <w:pPr>
              <w:pStyle w:val="Compact"/>
              <w:jc w:val="left"/>
            </w:pPr>
            <w:r>
              <w:t xml:space="preserve">Single select</w:t>
            </w:r>
          </w:p>
        </w:tc>
        <w:tc>
          <w:tcPr/>
          <w:p>
            <w:pPr>
              <w:pStyle w:val="Compact"/>
              <w:jc w:val="left"/>
            </w:pPr>
            <w:r>
              <w:t xml:space="preserve">Any, Confirmed this cycle, Stale, Unknown</w:t>
            </w:r>
          </w:p>
        </w:tc>
        <w:tc>
          <w:tcPr/>
          <w:p>
            <w:pPr>
              <w:pStyle w:val="Compact"/>
              <w:jc w:val="left"/>
            </w:pPr>
            <w:r>
              <w:t xml:space="preserve">Any</w:t>
            </w:r>
          </w:p>
        </w:tc>
      </w:tr>
    </w:tbl>
    <w:p>
      <w:pPr>
        <w:pStyle w:val="BodyText"/>
      </w:pPr>
      <w:r>
        <w:rPr>
          <w:bCs/>
          <w:b/>
        </w:rPr>
        <w:t xml:space="preserve">Work flow.</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S.No.</w:t>
            </w:r>
          </w:p>
        </w:tc>
        <w:tc>
          <w:tcPr/>
          <w:p>
            <w:pPr>
              <w:pStyle w:val="Compact"/>
              <w:jc w:val="left"/>
            </w:pPr>
            <w:r>
              <w:t xml:space="preserve">Screen</w:t>
            </w:r>
          </w:p>
        </w:tc>
        <w:tc>
          <w:tcPr/>
          <w:p>
            <w:pPr>
              <w:pStyle w:val="Compact"/>
              <w:jc w:val="left"/>
            </w:pPr>
            <w:r>
              <w:t xml:space="preserve">Trigger</w:t>
            </w:r>
          </w:p>
        </w:tc>
        <w:tc>
          <w:tcPr/>
          <w:p>
            <w:pPr>
              <w:pStyle w:val="Compact"/>
              <w:jc w:val="left"/>
            </w:pPr>
            <w:r>
              <w:t xml:space="preserve">Component</w:t>
            </w:r>
          </w:p>
        </w:tc>
        <w:tc>
          <w:tcPr/>
          <w:p>
            <w:pPr>
              <w:pStyle w:val="Compact"/>
              <w:jc w:val="left"/>
            </w:pPr>
            <w:r>
              <w:t xml:space="preserve">Action</w:t>
            </w:r>
          </w:p>
        </w:tc>
        <w:tc>
          <w:tcPr/>
          <w:p>
            <w:pPr>
              <w:pStyle w:val="Compact"/>
              <w:jc w:val="left"/>
            </w:pPr>
            <w:r>
              <w:t xml:space="preserve">Condition / remarks</w:t>
            </w:r>
          </w:p>
        </w:tc>
      </w:tr>
      <w:tr>
        <w:tc>
          <w:tcPr/>
          <w:p>
            <w:pPr>
              <w:pStyle w:val="Compact"/>
              <w:jc w:val="left"/>
            </w:pPr>
            <w:r>
              <w:t xml:space="preserve">5.1</w:t>
            </w:r>
          </w:p>
        </w:tc>
        <w:tc>
          <w:tcPr/>
          <w:p>
            <w:pPr>
              <w:pStyle w:val="Compact"/>
              <w:jc w:val="left"/>
            </w:pPr>
            <w:r>
              <w:t xml:space="preserve">Global frame</w:t>
            </w:r>
          </w:p>
        </w:tc>
        <w:tc>
          <w:tcPr/>
          <w:p>
            <w:pPr>
              <w:pStyle w:val="Compact"/>
              <w:jc w:val="left"/>
            </w:pPr>
            <w:r>
              <w:t xml:space="preserve">ON TYPE</w:t>
            </w:r>
          </w:p>
        </w:tc>
        <w:tc>
          <w:tcPr/>
          <w:p>
            <w:pPr>
              <w:pStyle w:val="Compact"/>
              <w:jc w:val="left"/>
            </w:pPr>
            <w:r>
              <w:t xml:space="preserve">Search bar</w:t>
            </w:r>
          </w:p>
        </w:tc>
        <w:tc>
          <w:tcPr/>
          <w:p>
            <w:pPr>
              <w:pStyle w:val="Compact"/>
              <w:jc w:val="left"/>
            </w:pPr>
            <w:r>
              <w:t xml:space="preserve">Suggest matching checkpoints, systems and sections as the user types</w:t>
            </w:r>
          </w:p>
        </w:tc>
        <w:tc>
          <w:tcPr/>
          <w:p>
            <w:pPr>
              <w:pStyle w:val="Compact"/>
              <w:jc w:val="left"/>
            </w:pPr>
            <w:r>
              <w:t xml:space="preserve">Minimum two characters</w:t>
            </w:r>
          </w:p>
        </w:tc>
      </w:tr>
      <w:tr>
        <w:tc>
          <w:tcPr/>
          <w:p>
            <w:pPr>
              <w:pStyle w:val="Compact"/>
              <w:jc w:val="left"/>
            </w:pPr>
            <w:r>
              <w:t xml:space="preserve">5.2</w:t>
            </w:r>
          </w:p>
        </w:tc>
        <w:tc>
          <w:tcPr/>
          <w:p>
            <w:pPr>
              <w:pStyle w:val="Compact"/>
              <w:jc w:val="left"/>
            </w:pPr>
            <w:r>
              <w:t xml:space="preserve">Global frame</w:t>
            </w:r>
          </w:p>
        </w:tc>
        <w:tc>
          <w:tcPr/>
          <w:p>
            <w:pPr>
              <w:pStyle w:val="Compact"/>
              <w:jc w:val="left"/>
            </w:pPr>
            <w:r>
              <w:t xml:space="preserve">ON SELECT</w:t>
            </w:r>
          </w:p>
        </w:tc>
        <w:tc>
          <w:tcPr/>
          <w:p>
            <w:pPr>
              <w:pStyle w:val="Compact"/>
              <w:jc w:val="left"/>
            </w:pPr>
            <w:r>
              <w:t xml:space="preserve">Search result</w:t>
            </w:r>
          </w:p>
        </w:tc>
        <w:tc>
          <w:tcPr/>
          <w:p>
            <w:pPr>
              <w:pStyle w:val="Compact"/>
              <w:jc w:val="left"/>
            </w:pPr>
            <w:r>
              <w:t xml:space="preserve">Open that node’s drawer on Flow Explorer</w:t>
            </w:r>
          </w:p>
        </w:tc>
        <w:tc>
          <w:tcPr/>
          <w:p>
            <w:pPr>
              <w:pStyle w:val="Compact"/>
              <w:jc w:val="left"/>
            </w:pPr>
            <w:r>
              <w:t xml:space="preserve">Switches tab if needed</w:t>
            </w:r>
          </w:p>
        </w:tc>
      </w:tr>
      <w:tr>
        <w:tc>
          <w:tcPr/>
          <w:p>
            <w:pPr>
              <w:pStyle w:val="Compact"/>
              <w:jc w:val="left"/>
            </w:pPr>
            <w:r>
              <w:t xml:space="preserve">5.3</w:t>
            </w:r>
          </w:p>
        </w:tc>
        <w:tc>
          <w:tcPr/>
          <w:p>
            <w:pPr>
              <w:pStyle w:val="Compact"/>
              <w:jc w:val="left"/>
            </w:pPr>
            <w:r>
              <w:t xml:space="preserve">Filter drawer</w:t>
            </w:r>
          </w:p>
        </w:tc>
        <w:tc>
          <w:tcPr/>
          <w:p>
            <w:pPr>
              <w:pStyle w:val="Compact"/>
              <w:jc w:val="left"/>
            </w:pPr>
            <w:r>
              <w:t xml:space="preserve">ON CHANGE</w:t>
            </w:r>
          </w:p>
        </w:tc>
        <w:tc>
          <w:tcPr/>
          <w:p>
            <w:pPr>
              <w:pStyle w:val="Compact"/>
              <w:jc w:val="left"/>
            </w:pPr>
            <w:r>
              <w:t xml:space="preserve">Any filter</w:t>
            </w:r>
          </w:p>
        </w:tc>
        <w:tc>
          <w:tcPr/>
          <w:p>
            <w:pPr>
              <w:pStyle w:val="Compact"/>
              <w:jc w:val="left"/>
            </w:pPr>
            <w:r>
              <w:t xml:space="preserve">Apply immediately and re-render the open tab</w:t>
            </w:r>
          </w:p>
        </w:tc>
        <w:tc>
          <w:tcPr/>
          <w:p>
            <w:pPr>
              <w:pStyle w:val="Compact"/>
              <w:jc w:val="left"/>
            </w:pPr>
            <w:r>
              <w:t xml:space="preserve">No Apply button</w:t>
            </w:r>
          </w:p>
        </w:tc>
      </w:tr>
      <w:tr>
        <w:tc>
          <w:tcPr/>
          <w:p>
            <w:pPr>
              <w:pStyle w:val="Compact"/>
              <w:jc w:val="left"/>
            </w:pPr>
            <w:r>
              <w:t xml:space="preserve">5.4</w:t>
            </w:r>
          </w:p>
        </w:tc>
        <w:tc>
          <w:tcPr/>
          <w:p>
            <w:pPr>
              <w:pStyle w:val="Compact"/>
              <w:jc w:val="left"/>
            </w:pPr>
            <w:r>
              <w:t xml:space="preserve">Global frame</w:t>
            </w:r>
          </w:p>
        </w:tc>
        <w:tc>
          <w:tcPr/>
          <w:p>
            <w:pPr>
              <w:pStyle w:val="Compact"/>
              <w:jc w:val="left"/>
            </w:pPr>
            <w:r>
              <w:t xml:space="preserve">ON CLICK</w:t>
            </w:r>
          </w:p>
        </w:tc>
        <w:tc>
          <w:tcPr/>
          <w:p>
            <w:pPr>
              <w:pStyle w:val="Compact"/>
              <w:jc w:val="left"/>
            </w:pPr>
            <w:r>
              <w:t xml:space="preserve">Chip </w:t>
            </w:r>
            <w:r>
              <w:rPr>
                <w:rStyle w:val="VerbatimChar"/>
              </w:rPr>
              <w:t xml:space="preserve">x</w:t>
            </w:r>
          </w:p>
        </w:tc>
        <w:tc>
          <w:tcPr/>
          <w:p>
            <w:pPr>
              <w:pStyle w:val="Compact"/>
              <w:jc w:val="left"/>
            </w:pPr>
            <w:r>
              <w:t xml:space="preserve">Remove that one filter</w:t>
            </w:r>
          </w:p>
        </w:tc>
        <w:tc>
          <w:tcPr/>
          <w:p>
            <w:pPr>
              <w:pStyle w:val="Compact"/>
              <w:jc w:val="left"/>
            </w:pPr>
            <w:r>
              <w:t xml:space="preserve">Chips read left to right in the order set</w:t>
            </w:r>
          </w:p>
        </w:tc>
      </w:tr>
      <w:tr>
        <w:tc>
          <w:tcPr/>
          <w:p>
            <w:pPr>
              <w:pStyle w:val="Compact"/>
              <w:jc w:val="left"/>
            </w:pPr>
            <w:r>
              <w:t xml:space="preserve">5.5</w:t>
            </w:r>
          </w:p>
        </w:tc>
        <w:tc>
          <w:tcPr/>
          <w:p>
            <w:pPr>
              <w:pStyle w:val="Compact"/>
              <w:jc w:val="left"/>
            </w:pPr>
            <w:r>
              <w:t xml:space="preserve">Filter drawer</w:t>
            </w:r>
          </w:p>
        </w:tc>
        <w:tc>
          <w:tcPr/>
          <w:p>
            <w:pPr>
              <w:pStyle w:val="Compact"/>
              <w:jc w:val="left"/>
            </w:pPr>
            <w:r>
              <w:t xml:space="preserve">ON CLICK</w:t>
            </w:r>
          </w:p>
        </w:tc>
        <w:tc>
          <w:tcPr/>
          <w:p>
            <w:pPr>
              <w:pStyle w:val="Compact"/>
              <w:jc w:val="left"/>
            </w:pPr>
            <w:r>
              <w:t xml:space="preserve">Clear all</w:t>
            </w:r>
          </w:p>
        </w:tc>
        <w:tc>
          <w:tcPr/>
          <w:p>
            <w:pPr>
              <w:pStyle w:val="Compact"/>
              <w:jc w:val="left"/>
            </w:pPr>
            <w:r>
              <w:t xml:space="preserve">Reset every filter to its default</w:t>
            </w:r>
          </w:p>
        </w:tc>
        <w:tc>
          <w:tcPr/>
          <w:p>
            <w:pPr>
              <w:pStyle w:val="Compact"/>
              <w:jc w:val="left"/>
            </w:pPr>
            <w:r>
              <w:t xml:space="preserve">Flow returns to Onboarding, not empty</w:t>
            </w:r>
          </w:p>
        </w:tc>
      </w:tr>
      <w:tr>
        <w:tc>
          <w:tcPr/>
          <w:p>
            <w:pPr>
              <w:pStyle w:val="Compact"/>
              <w:jc w:val="left"/>
            </w:pPr>
            <w:r>
              <w:t xml:space="preserve">5.6</w:t>
            </w:r>
          </w:p>
        </w:tc>
        <w:tc>
          <w:tcPr/>
          <w:p>
            <w:pPr>
              <w:pStyle w:val="Compact"/>
              <w:jc w:val="left"/>
            </w:pPr>
            <w:del w:id="9066" w:author="Anisha Subberwal" w:date="2026-09-27T12:00:00Z">
              <w:r>
                <w:delText xml:space="preserve">Ask</w:delText>
              </w:r>
            </w:del>
            <w:ins w:id="9067" w:author="Anisha Subberwal" w:date="2026-09-27T12:00:00Z">
              <w:r>
                <w:t xml:space="preserve">Chat panel</w:t>
              </w:r>
            </w:ins>
          </w:p>
        </w:tc>
        <w:tc>
          <w:tcPr/>
          <w:p>
            <w:pPr>
              <w:pStyle w:val="Compact"/>
              <w:jc w:val="left"/>
            </w:pPr>
            <w:r>
              <w:t xml:space="preserve">ON FILTER CHANGE</w:t>
            </w:r>
          </w:p>
        </w:tc>
        <w:tc>
          <w:tcPr/>
          <w:p>
            <w:pPr>
              <w:pStyle w:val="Compact"/>
              <w:jc w:val="left"/>
            </w:pPr>
            <w:r>
              <w:t xml:space="preserve">Chat thread</w:t>
            </w:r>
          </w:p>
        </w:tc>
        <w:tc>
          <w:tcPr/>
          <w:p>
            <w:pPr>
              <w:pStyle w:val="Compact"/>
              <w:jc w:val="left"/>
            </w:pPr>
            <w:r>
              <w:t xml:space="preserve">Scope retrieval for new questions to the filtered set</w:t>
            </w:r>
          </w:p>
        </w:tc>
        <w:tc>
          <w:tcPr/>
          <w:p>
            <w:pPr>
              <w:pStyle w:val="Compact"/>
              <w:jc w:val="left"/>
            </w:pPr>
            <w:r>
              <w:t xml:space="preserve">Shown as a line above the composer so the user knows why an answer is narrow</w:t>
            </w:r>
          </w:p>
        </w:tc>
      </w:tr>
    </w:tbl>
    <w:p>
      <w:pPr>
        <w:pStyle w:val="BodyText"/>
      </w:pPr>
      <w:r>
        <w:rPr>
          <w:bCs/>
          <w:b/>
        </w:rPr>
        <w:t xml:space="preserve">Additional requirements.</w:t>
      </w:r>
      <w:r>
        <w:t xml:space="preserve"> If a filter combination returns nothing, show which filter emptied the set and offer to drop it — an empty flow map with no explanation reads as a broken tool. Search never returns a node the role may not see, and never hints that one was withheld at this level; the restricted-node placeholder is a node-drawer behaviour, not a search behaviour.</w:t>
      </w:r>
    </w:p>
    <w:bookmarkEnd w:id="27"/>
    <w:bookmarkStart w:id="28" w:name="module-flow-explorer"/>
    <w:p>
      <w:pPr>
        <w:pStyle w:val="Heading2"/>
      </w:pPr>
      <w:r>
        <w:t xml:space="preserve">6. Module: Flow Explorer</w:t>
      </w:r>
    </w:p>
    <w:p>
      <w:pPr>
        <w:pStyle w:val="FirstParagraph"/>
      </w:pPr>
      <w:r>
        <w:rPr>
          <w:bCs/>
          <w:b/>
        </w:rPr>
        <w:t xml:space="preserve">Purpose.</w:t>
      </w:r>
      <w:r>
        <w:t xml:space="preserve"> Render the selected flow end to end, mark where decisions are made, and show what is live per region without leaving the map.</w:t>
      </w:r>
    </w:p>
    <w:p>
      <w:pPr>
        <w:pStyle w:val="BodyText"/>
      </w:pPr>
      <w:r>
        <w:rPr>
          <w:bCs/>
          <w:b/>
        </w:rPr>
        <w:t xml:space="preserve">Pre-condition.</w:t>
      </w:r>
      <w:r>
        <w:t xml:space="preserve"> A flow is selected (Onboarding by default). The map renders in the active lens.</w:t>
      </w:r>
    </w:p>
    <w:p>
      <w:pPr>
        <w:pStyle w:val="BodyText"/>
      </w:pPr>
      <w:r>
        <w:rPr>
          <w:bCs/>
          <w:b/>
        </w:rPr>
        <w:t xml:space="preserve">Screen components.</w:t>
      </w:r>
      <w:r>
        <w:t xml:space="preserve"> Flow map canvas · stage headers · node cards · checkpoint markers </w:t>
      </w:r>
      <w:r>
        <w:rPr>
          <w:rStyle w:val="VerbatimChar"/>
        </w:rPr>
        <w:t xml:space="preserve">shield-check</w:t>
      </w:r>
      <w:r>
        <w:t xml:space="preserve"> · status dots · region selector strip · legend · zoom controls · Ask-about-this button </w:t>
      </w:r>
      <w:r>
        <w:rPr>
          <w:rStyle w:val="VerbatimChar"/>
        </w:rPr>
        <w:t xml:space="preserve">message-circle</w:t>
      </w:r>
      <w:r>
        <w:t xml:space="preserve"> on each node.</w:t>
      </w:r>
    </w:p>
    <w:p>
      <w:pPr>
        <w:pStyle w:val="BodyText"/>
      </w:pPr>
      <w:r>
        <w:rPr>
          <w:bCs/>
          <w:b/>
        </w:rPr>
        <w:t xml:space="preserve">Status legend.</w:t>
      </w:r>
      <w:r>
        <w:t xml:space="preserve"> Four states, one dot colour each: Live (good), In progress (warning), Planned (neutral outline), Not started (empty). A fifth marker, </w:t>
      </w:r>
      <w:r>
        <w:rPr>
          <w:rStyle w:val="VerbatimChar"/>
        </w:rPr>
        <w:t xml:space="preserve">alert-triangle</w:t>
      </w:r>
      <w:r>
        <w:t xml:space="preserve">, sits on any node whose freshness is stale or unknown — that is a separate signal from status and the two must not share an icon.</w:t>
      </w:r>
    </w:p>
    <w:p>
      <w:pPr>
        <w:pStyle w:val="BodyText"/>
      </w:pPr>
      <w:r>
        <w:rPr>
          <w:bCs/>
          <w:b/>
        </w:rPr>
        <w:t xml:space="preserve">Work flow.</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S.No.</w:t>
            </w:r>
          </w:p>
        </w:tc>
        <w:tc>
          <w:tcPr/>
          <w:p>
            <w:pPr>
              <w:pStyle w:val="Compact"/>
              <w:jc w:val="left"/>
            </w:pPr>
            <w:r>
              <w:t xml:space="preserve">Screen</w:t>
            </w:r>
          </w:p>
        </w:tc>
        <w:tc>
          <w:tcPr/>
          <w:p>
            <w:pPr>
              <w:pStyle w:val="Compact"/>
              <w:jc w:val="left"/>
            </w:pPr>
            <w:r>
              <w:t xml:space="preserve">Trigger</w:t>
            </w:r>
          </w:p>
        </w:tc>
        <w:tc>
          <w:tcPr/>
          <w:p>
            <w:pPr>
              <w:pStyle w:val="Compact"/>
              <w:jc w:val="left"/>
            </w:pPr>
            <w:r>
              <w:t xml:space="preserve">Component</w:t>
            </w:r>
          </w:p>
        </w:tc>
        <w:tc>
          <w:tcPr/>
          <w:p>
            <w:pPr>
              <w:pStyle w:val="Compact"/>
              <w:jc w:val="left"/>
            </w:pPr>
            <w:r>
              <w:t xml:space="preserve">Action</w:t>
            </w:r>
          </w:p>
        </w:tc>
        <w:tc>
          <w:tcPr/>
          <w:p>
            <w:pPr>
              <w:pStyle w:val="Compact"/>
              <w:jc w:val="left"/>
            </w:pPr>
            <w:r>
              <w:t xml:space="preserve">Condition / remarks</w:t>
            </w:r>
          </w:p>
        </w:tc>
      </w:tr>
      <w:tr>
        <w:tc>
          <w:tcPr/>
          <w:p>
            <w:pPr>
              <w:pStyle w:val="Compact"/>
              <w:jc w:val="left"/>
            </w:pPr>
            <w:r>
              <w:t xml:space="preserve">6.1</w:t>
            </w:r>
          </w:p>
        </w:tc>
        <w:tc>
          <w:tcPr/>
          <w:p>
            <w:pPr>
              <w:pStyle w:val="Compact"/>
              <w:jc w:val="left"/>
            </w:pPr>
            <w:r>
              <w:t xml:space="preserve">Flow Explorer</w:t>
            </w:r>
          </w:p>
        </w:tc>
        <w:tc>
          <w:tcPr/>
          <w:p>
            <w:pPr>
              <w:pStyle w:val="Compact"/>
              <w:jc w:val="left"/>
            </w:pPr>
            <w:r>
              <w:t xml:space="preserve">ON LOAD</w:t>
            </w:r>
          </w:p>
        </w:tc>
        <w:tc>
          <w:tcPr/>
          <w:p>
            <w:pPr>
              <w:pStyle w:val="Compact"/>
              <w:jc w:val="left"/>
            </w:pPr>
            <w:r>
              <w:t xml:space="preserve">Flow map</w:t>
            </w:r>
          </w:p>
        </w:tc>
        <w:tc>
          <w:tcPr/>
          <w:p>
            <w:pPr>
              <w:pStyle w:val="Compact"/>
              <w:jc w:val="left"/>
            </w:pPr>
            <w:r>
              <w:t xml:space="preserve">Render the selected flow left to right by stage, with checkpoint markers on the nodes that decision</w:t>
            </w:r>
          </w:p>
        </w:tc>
        <w:tc>
          <w:tcPr/>
          <w:p>
            <w:pPr>
              <w:pStyle w:val="Compact"/>
              <w:jc w:val="left"/>
            </w:pPr>
            <w:r>
              <w:t xml:space="preserve">Onboarding renders Account Creation, Client Onboarding, Product Onboarding</w:t>
            </w:r>
          </w:p>
        </w:tc>
      </w:tr>
      <w:tr>
        <w:tc>
          <w:tcPr/>
          <w:p>
            <w:pPr>
              <w:pStyle w:val="Compact"/>
              <w:jc w:val="left"/>
            </w:pPr>
            <w:r>
              <w:t xml:space="preserve">6.2</w:t>
            </w:r>
          </w:p>
        </w:tc>
        <w:tc>
          <w:tcPr/>
          <w:p>
            <w:pPr>
              <w:pStyle w:val="Compact"/>
              <w:jc w:val="left"/>
            </w:pPr>
            <w:r>
              <w:t xml:space="preserve">Flow Explorer</w:t>
            </w:r>
          </w:p>
        </w:tc>
        <w:tc>
          <w:tcPr/>
          <w:p>
            <w:pPr>
              <w:pStyle w:val="Compact"/>
              <w:jc w:val="left"/>
            </w:pPr>
            <w:r>
              <w:t xml:space="preserve">ON CLICK</w:t>
            </w:r>
          </w:p>
        </w:tc>
        <w:tc>
          <w:tcPr/>
          <w:p>
            <w:pPr>
              <w:pStyle w:val="Compact"/>
              <w:jc w:val="left"/>
            </w:pPr>
            <w:r>
              <w:t xml:space="preserve">Region chip</w:t>
            </w:r>
          </w:p>
        </w:tc>
        <w:tc>
          <w:tcPr/>
          <w:p>
            <w:pPr>
              <w:pStyle w:val="Compact"/>
              <w:jc w:val="left"/>
            </w:pPr>
            <w:r>
              <w:t xml:space="preserve">Overlay that region’s status on every node</w:t>
            </w:r>
          </w:p>
        </w:tc>
        <w:tc>
          <w:tcPr/>
          <w:p>
            <w:pPr>
              <w:pStyle w:val="Compact"/>
              <w:jc w:val="left"/>
            </w:pPr>
            <w:r>
              <w:t xml:space="preserve">Multi-select shows the weakest status across selected regions</w:t>
            </w:r>
          </w:p>
        </w:tc>
      </w:tr>
      <w:tr>
        <w:tc>
          <w:tcPr/>
          <w:p>
            <w:pPr>
              <w:pStyle w:val="Compact"/>
              <w:jc w:val="left"/>
            </w:pPr>
            <w:r>
              <w:t xml:space="preserve">6.3</w:t>
            </w:r>
          </w:p>
        </w:tc>
        <w:tc>
          <w:tcPr/>
          <w:p>
            <w:pPr>
              <w:pStyle w:val="Compact"/>
              <w:jc w:val="left"/>
            </w:pPr>
            <w:r>
              <w:t xml:space="preserve">Flow Explorer</w:t>
            </w:r>
          </w:p>
        </w:tc>
        <w:tc>
          <w:tcPr/>
          <w:p>
            <w:pPr>
              <w:pStyle w:val="Compact"/>
              <w:jc w:val="left"/>
            </w:pPr>
            <w:r>
              <w:t xml:space="preserve">ON HOVER</w:t>
            </w:r>
          </w:p>
        </w:tc>
        <w:tc>
          <w:tcPr/>
          <w:p>
            <w:pPr>
              <w:pStyle w:val="Compact"/>
              <w:jc w:val="left"/>
            </w:pPr>
            <w:r>
              <w:t xml:space="preserve">Node card</w:t>
            </w:r>
          </w:p>
        </w:tc>
        <w:tc>
          <w:tcPr/>
          <w:p>
            <w:pPr>
              <w:pStyle w:val="Compact"/>
              <w:jc w:val="left"/>
            </w:pPr>
            <w:r>
              <w:t xml:space="preserve">Show a tooltip with the node’s one-line purpose and last-confirmed date</w:t>
            </w:r>
          </w:p>
        </w:tc>
        <w:tc>
          <w:tcPr/>
          <w:p>
            <w:pPr>
              <w:pStyle w:val="Compact"/>
              <w:jc w:val="left"/>
            </w:pPr>
            <w:r>
              <w:t xml:space="preserve">No click required for the freshness read</w:t>
            </w:r>
          </w:p>
        </w:tc>
      </w:tr>
      <w:tr>
        <w:tc>
          <w:tcPr/>
          <w:p>
            <w:pPr>
              <w:pStyle w:val="Compact"/>
              <w:jc w:val="left"/>
            </w:pPr>
            <w:r>
              <w:t xml:space="preserve">6.4</w:t>
            </w:r>
          </w:p>
        </w:tc>
        <w:tc>
          <w:tcPr/>
          <w:p>
            <w:pPr>
              <w:pStyle w:val="Compact"/>
              <w:jc w:val="left"/>
            </w:pPr>
            <w:r>
              <w:t xml:space="preserve">Flow Explorer</w:t>
            </w:r>
          </w:p>
        </w:tc>
        <w:tc>
          <w:tcPr/>
          <w:p>
            <w:pPr>
              <w:pStyle w:val="Compact"/>
              <w:jc w:val="left"/>
            </w:pPr>
            <w:r>
              <w:t xml:space="preserve">ON CLICK</w:t>
            </w:r>
          </w:p>
        </w:tc>
        <w:tc>
          <w:tcPr/>
          <w:p>
            <w:pPr>
              <w:pStyle w:val="Compact"/>
              <w:jc w:val="left"/>
            </w:pPr>
            <w:r>
              <w:t xml:space="preserve">Node card</w:t>
            </w:r>
          </w:p>
        </w:tc>
        <w:tc>
          <w:tcPr/>
          <w:p>
            <w:pPr>
              <w:pStyle w:val="Compact"/>
              <w:jc w:val="left"/>
            </w:pPr>
            <w:r>
              <w:t xml:space="preserve">Open the node detail drawer (module 7)</w:t>
            </w:r>
          </w:p>
        </w:tc>
        <w:tc>
          <w:tcPr/>
          <w:p>
            <w:pPr>
              <w:pStyle w:val="Compact"/>
              <w:jc w:val="left"/>
            </w:pPr>
            <w:r>
              <w:t xml:space="preserve">Map stays visible and the node is highlighted</w:t>
            </w:r>
          </w:p>
        </w:tc>
      </w:tr>
      <w:tr>
        <w:tc>
          <w:tcPr/>
          <w:p>
            <w:pPr>
              <w:pStyle w:val="Compact"/>
              <w:jc w:val="left"/>
            </w:pPr>
            <w:r>
              <w:t xml:space="preserve">6.5</w:t>
            </w:r>
          </w:p>
        </w:tc>
        <w:tc>
          <w:tcPr/>
          <w:p>
            <w:pPr>
              <w:pStyle w:val="Compact"/>
              <w:jc w:val="left"/>
            </w:pPr>
            <w:r>
              <w:t xml:space="preserve">Flow Explorer</w:t>
            </w:r>
          </w:p>
        </w:tc>
        <w:tc>
          <w:tcPr/>
          <w:p>
            <w:pPr>
              <w:pStyle w:val="Compact"/>
              <w:jc w:val="left"/>
            </w:pPr>
            <w:r>
              <w:t xml:space="preserve">ON CLICK</w:t>
            </w:r>
          </w:p>
        </w:tc>
        <w:tc>
          <w:tcPr/>
          <w:p>
            <w:pPr>
              <w:pStyle w:val="Compact"/>
              <w:jc w:val="left"/>
            </w:pPr>
            <w:r>
              <w:t xml:space="preserve">Checkpoint marker</w:t>
            </w:r>
          </w:p>
        </w:tc>
        <w:tc>
          <w:tcPr/>
          <w:p>
            <w:pPr>
              <w:pStyle w:val="Compact"/>
              <w:jc w:val="left"/>
            </w:pPr>
            <w:r>
              <w:t xml:space="preserve">Open the drawer on its Decisions section</w:t>
            </w:r>
          </w:p>
        </w:tc>
        <w:tc>
          <w:tcPr/>
          <w:p>
            <w:pPr>
              <w:pStyle w:val="Compact"/>
              <w:jc w:val="left"/>
            </w:pPr>
            <w:r>
              <w:t xml:space="preserve">Approve, Deny, Review or Hold and what follows each</w:t>
            </w:r>
          </w:p>
        </w:tc>
      </w:tr>
      <w:tr>
        <w:tc>
          <w:tcPr/>
          <w:p>
            <w:pPr>
              <w:pStyle w:val="Compact"/>
              <w:jc w:val="left"/>
            </w:pPr>
            <w:r>
              <w:t xml:space="preserve">6.6</w:t>
            </w:r>
          </w:p>
        </w:tc>
        <w:tc>
          <w:tcPr/>
          <w:p>
            <w:pPr>
              <w:pStyle w:val="Compact"/>
              <w:jc w:val="left"/>
            </w:pPr>
            <w:r>
              <w:t xml:space="preserve">Flow Explorer</w:t>
            </w:r>
          </w:p>
        </w:tc>
        <w:tc>
          <w:tcPr/>
          <w:p>
            <w:pPr>
              <w:pStyle w:val="Compact"/>
              <w:jc w:val="left"/>
            </w:pPr>
            <w:r>
              <w:t xml:space="preserve">ON CLICK</w:t>
            </w:r>
          </w:p>
        </w:tc>
        <w:tc>
          <w:tcPr/>
          <w:p>
            <w:pPr>
              <w:pStyle w:val="Compact"/>
              <w:jc w:val="left"/>
            </w:pPr>
            <w:r>
              <w:t xml:space="preserve">Ask-about-this</w:t>
            </w:r>
          </w:p>
        </w:tc>
        <w:tc>
          <w:tcPr/>
          <w:p>
            <w:pPr>
              <w:pStyle w:val="Compact"/>
              <w:jc w:val="left"/>
            </w:pPr>
            <w:del w:id="9068" w:author="Anisha Subberwal" w:date="2026-09-27T12:00:00Z">
              <w:r>
                <w:delText xml:space="preserve">Open Ask with that node pre-loaded as context</w:delText>
              </w:r>
            </w:del>
            <w:ins w:id="9069" w:author="Anisha Subberwal" w:date="2026-09-27T12:00:00Z">
              <w:r>
                <w:t xml:space="preserve">Open the chat panel with that node pre-loaded as context</w:t>
              </w:r>
            </w:ins>
          </w:p>
        </w:tc>
        <w:tc>
          <w:tcPr/>
          <w:p>
            <w:pPr>
              <w:pStyle w:val="Compact"/>
              <w:jc w:val="left"/>
            </w:pPr>
            <w:r>
              <w:t xml:space="preserve">The question box is empty; the context chip names the node</w:t>
            </w:r>
          </w:p>
        </w:tc>
      </w:tr>
      <w:tr>
        <w:tc>
          <w:tcPr/>
          <w:p>
            <w:pPr>
              <w:pStyle w:val="Compact"/>
              <w:jc w:val="left"/>
            </w:pPr>
            <w:r>
              <w:t xml:space="preserve">6.7</w:t>
            </w:r>
          </w:p>
        </w:tc>
        <w:tc>
          <w:tcPr/>
          <w:p>
            <w:pPr>
              <w:pStyle w:val="Compact"/>
              <w:jc w:val="left"/>
            </w:pPr>
            <w:r>
              <w:t xml:space="preserve">Flow Explorer</w:t>
            </w:r>
          </w:p>
        </w:tc>
        <w:tc>
          <w:tcPr/>
          <w:p>
            <w:pPr>
              <w:pStyle w:val="Compact"/>
              <w:jc w:val="left"/>
            </w:pPr>
            <w:r>
              <w:t xml:space="preserve">ON CLICK</w:t>
            </w:r>
          </w:p>
        </w:tc>
        <w:tc>
          <w:tcPr/>
          <w:p>
            <w:pPr>
              <w:pStyle w:val="Compact"/>
              <w:jc w:val="left"/>
            </w:pPr>
            <w:r>
              <w:t xml:space="preserve">Stale marker</w:t>
            </w:r>
          </w:p>
        </w:tc>
        <w:tc>
          <w:tcPr/>
          <w:p>
            <w:pPr>
              <w:pStyle w:val="Compact"/>
              <w:jc w:val="left"/>
            </w:pPr>
            <w:r>
              <w:t xml:space="preserve">Open the drawer on its Sources section</w:t>
            </w:r>
          </w:p>
        </w:tc>
        <w:tc>
          <w:tcPr/>
          <w:p>
            <w:pPr>
              <w:pStyle w:val="Compact"/>
              <w:jc w:val="left"/>
            </w:pPr>
            <w:r>
              <w:t xml:space="preserve">Shows when the fact was last confirmed and against what</w:t>
            </w:r>
          </w:p>
        </w:tc>
      </w:tr>
    </w:tbl>
    <w:p>
      <w:pPr>
        <w:pStyle w:val="BodyText"/>
      </w:pPr>
      <w:r>
        <w:rPr>
          <w:bCs/>
          <w:b/>
        </w:rPr>
        <w:t xml:space="preserve">Additional requirements.</w:t>
      </w:r>
      <w:r>
        <w:t xml:space="preserve"> The map must stay readable for the largest flow without horizontal scrolling at 1440px; collapse stages rather than shrinking type. A node the role may not see is omitted from the map entirely — an omission, not a locked placeholder, because a greyed box on a map tells a reader exactly where the sensitive content lives.</w:t>
      </w:r>
    </w:p>
    <w:bookmarkEnd w:id="28"/>
    <w:bookmarkStart w:id="29" w:name="module-node-detail-drawer"/>
    <w:p>
      <w:pPr>
        <w:pStyle w:val="Heading2"/>
      </w:pPr>
      <w:r>
        <w:t xml:space="preserve">7. Module: Node detail drawer</w:t>
      </w:r>
    </w:p>
    <w:p>
      <w:pPr>
        <w:pStyle w:val="FirstParagraph"/>
      </w:pPr>
      <w:r>
        <w:rPr>
          <w:bCs/>
          <w:b/>
        </w:rPr>
        <w:t xml:space="preserve">Purpose.</w:t>
      </w:r>
      <w:r>
        <w:t xml:space="preserve"> Show everything known about one checkpoint, system or stage, in the active lens, with its provenance attached.</w:t>
      </w:r>
    </w:p>
    <w:p>
      <w:pPr>
        <w:pStyle w:val="BodyText"/>
      </w:pPr>
      <w:r>
        <w:rPr>
          <w:bCs/>
          <w:b/>
        </w:rPr>
        <w:t xml:space="preserve">Pre-condition.</w:t>
      </w:r>
      <w:r>
        <w:t xml:space="preserve"> A node is selected from the map, search, or a chat citation.</w:t>
      </w:r>
    </w:p>
    <w:p>
      <w:pPr>
        <w:pStyle w:val="BodyText"/>
      </w:pPr>
      <w:r>
        <w:rPr>
          <w:bCs/>
          <w:b/>
        </w:rPr>
        <w:t xml:space="preserve">Screen components.</w:t>
      </w:r>
      <w:r>
        <w:t xml:space="preserve"> Right-hand drawer, roughly 40% width · node title and type badge · lens-aware body · collapsible sections · freshness chip · source links · Ask-about-this · close </w:t>
      </w:r>
      <w:r>
        <w:rPr>
          <w:rStyle w:val="VerbatimChar"/>
        </w:rPr>
        <w:t xml:space="preserve">x</w:t>
      </w:r>
      <w:r>
        <w:t xml:space="preserve">.</w:t>
      </w:r>
    </w:p>
    <w:p>
      <w:pPr>
        <w:pStyle w:val="BodyText"/>
      </w:pPr>
      <w:r>
        <w:rPr>
          <w:bCs/>
          <w:b/>
        </w:rPr>
        <w:t xml:space="preserve">Drawer sections, in order.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Contents</w:t>
            </w:r>
          </w:p>
        </w:tc>
        <w:tc>
          <w:tcPr/>
          <w:p>
            <w:pPr>
              <w:pStyle w:val="Compact"/>
              <w:jc w:val="left"/>
            </w:pPr>
            <w:r>
              <w:t xml:space="preserve">Lens behaviour</w:t>
            </w:r>
          </w:p>
        </w:tc>
      </w:tr>
      <w:tr>
        <w:tc>
          <w:tcPr/>
          <w:p>
            <w:pPr>
              <w:pStyle w:val="Compact"/>
              <w:jc w:val="left"/>
            </w:pPr>
            <w:r>
              <w:t xml:space="preserve">Summary</w:t>
            </w:r>
          </w:p>
        </w:tc>
        <w:tc>
          <w:tcPr/>
          <w:p>
            <w:pPr>
              <w:pStyle w:val="Compact"/>
              <w:jc w:val="left"/>
            </w:pPr>
            <w:r>
              <w:t xml:space="preserve">One paragraph on what this node is and why it exists</w:t>
            </w:r>
          </w:p>
        </w:tc>
        <w:tc>
          <w:tcPr/>
          <w:p>
            <w:pPr>
              <w:pStyle w:val="Compact"/>
              <w:jc w:val="left"/>
            </w:pPr>
            <w:r>
              <w:t xml:space="preserve">Rewritten per lens</w:t>
            </w:r>
          </w:p>
        </w:tc>
      </w:tr>
      <w:tr>
        <w:tc>
          <w:tcPr/>
          <w:p>
            <w:pPr>
              <w:pStyle w:val="Compact"/>
              <w:jc w:val="left"/>
            </w:pPr>
            <w:r>
              <w:t xml:space="preserve">Decisions</w:t>
            </w:r>
          </w:p>
        </w:tc>
        <w:tc>
          <w:tcPr/>
          <w:p>
            <w:pPr>
              <w:pStyle w:val="Compact"/>
              <w:jc w:val="left"/>
            </w:pPr>
            <w:r>
              <w:t xml:space="preserve">For checkpoints: the possible outcomes and what happens downstream of each</w:t>
            </w:r>
          </w:p>
        </w:tc>
        <w:tc>
          <w:tcPr/>
          <w:p>
            <w:pPr>
              <w:pStyle w:val="Compact"/>
              <w:jc w:val="left"/>
            </w:pPr>
            <w:r>
              <w:t xml:space="preserve">Business names outcomes; Tech names the calls behind them</w:t>
            </w:r>
          </w:p>
        </w:tc>
      </w:tr>
      <w:tr>
        <w:tc>
          <w:tcPr/>
          <w:p>
            <w:pPr>
              <w:pStyle w:val="Compact"/>
              <w:jc w:val="left"/>
            </w:pPr>
            <w:r>
              <w:t xml:space="preserve">Contracts</w:t>
            </w:r>
          </w:p>
        </w:tc>
        <w:tc>
          <w:tcPr/>
          <w:p>
            <w:pPr>
              <w:pStyle w:val="Compact"/>
              <w:jc w:val="left"/>
            </w:pPr>
            <w:r>
              <w:t xml:space="preserve">Request, response, callback and notification shapes</w:t>
            </w:r>
          </w:p>
        </w:tc>
        <w:tc>
          <w:tcPr/>
          <w:p>
            <w:pPr>
              <w:pStyle w:val="Compact"/>
              <w:jc w:val="left"/>
            </w:pPr>
            <w:r>
              <w:t xml:space="preserve">Tech lens only; hidden under Business</w:t>
            </w:r>
          </w:p>
        </w:tc>
      </w:tr>
      <w:tr>
        <w:tc>
          <w:tcPr/>
          <w:p>
            <w:pPr>
              <w:pStyle w:val="Compact"/>
              <w:jc w:val="left"/>
            </w:pPr>
            <w:r>
              <w:t xml:space="preserve">Rules applied</w:t>
            </w:r>
          </w:p>
        </w:tc>
        <w:tc>
          <w:tcPr/>
          <w:p>
            <w:pPr>
              <w:pStyle w:val="Compact"/>
              <w:jc w:val="left"/>
            </w:pPr>
            <w:r>
              <w:t xml:space="preserve">Which rule families apply and on what they depend</w:t>
            </w:r>
          </w:p>
        </w:tc>
        <w:tc>
          <w:tcPr/>
          <w:p>
            <w:pPr>
              <w:pStyle w:val="Compact"/>
              <w:jc w:val="left"/>
            </w:pPr>
            <w:r>
              <w:t xml:space="preserve">Restricted; renders only for permitted roles</w:t>
            </w:r>
          </w:p>
        </w:tc>
      </w:tr>
      <w:tr>
        <w:tc>
          <w:tcPr/>
          <w:p>
            <w:pPr>
              <w:pStyle w:val="Compact"/>
              <w:jc w:val="left"/>
            </w:pPr>
            <w:r>
              <w:t xml:space="preserve">Regional status</w:t>
            </w:r>
          </w:p>
        </w:tc>
        <w:tc>
          <w:tcPr/>
          <w:p>
            <w:pPr>
              <w:pStyle w:val="Compact"/>
              <w:jc w:val="left"/>
            </w:pPr>
            <w:r>
              <w:t xml:space="preserve">Status per region with the owner’s name</w:t>
            </w:r>
          </w:p>
        </w:tc>
        <w:tc>
          <w:tcPr/>
          <w:p>
            <w:pPr>
              <w:pStyle w:val="Compact"/>
              <w:jc w:val="left"/>
            </w:pPr>
            <w:r>
              <w:t xml:space="preserve">Same in both lenses</w:t>
            </w:r>
          </w:p>
        </w:tc>
      </w:tr>
      <w:tr>
        <w:tc>
          <w:tcPr/>
          <w:p>
            <w:pPr>
              <w:pStyle w:val="Compact"/>
              <w:jc w:val="left"/>
            </w:pPr>
            <w:r>
              <w:t xml:space="preserve">Sources</w:t>
            </w:r>
          </w:p>
        </w:tc>
        <w:tc>
          <w:tcPr/>
          <w:p>
            <w:pPr>
              <w:pStyle w:val="Compact"/>
              <w:jc w:val="left"/>
            </w:pPr>
            <w:r>
              <w:t xml:space="preserve">Where each fact came from, with last-confirmed dates</w:t>
            </w:r>
          </w:p>
        </w:tc>
        <w:tc>
          <w:tcPr/>
          <w:p>
            <w:pPr>
              <w:pStyle w:val="Compact"/>
              <w:jc w:val="left"/>
            </w:pPr>
            <w:r>
              <w:t xml:space="preserve">Same in both lenses</w:t>
            </w:r>
          </w:p>
        </w:tc>
      </w:tr>
    </w:tbl>
    <w:p>
      <w:pPr>
        <w:pStyle w:val="BodyText"/>
      </w:pPr>
      <w:r>
        <w:rPr>
          <w:bCs/>
          <w:b/>
        </w:rPr>
        <w:t xml:space="preserve">Work flow.</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S.No.</w:t>
            </w:r>
          </w:p>
        </w:tc>
        <w:tc>
          <w:tcPr/>
          <w:p>
            <w:pPr>
              <w:pStyle w:val="Compact"/>
              <w:jc w:val="left"/>
            </w:pPr>
            <w:r>
              <w:t xml:space="preserve">Screen</w:t>
            </w:r>
          </w:p>
        </w:tc>
        <w:tc>
          <w:tcPr/>
          <w:p>
            <w:pPr>
              <w:pStyle w:val="Compact"/>
              <w:jc w:val="left"/>
            </w:pPr>
            <w:r>
              <w:t xml:space="preserve">Trigger</w:t>
            </w:r>
          </w:p>
        </w:tc>
        <w:tc>
          <w:tcPr/>
          <w:p>
            <w:pPr>
              <w:pStyle w:val="Compact"/>
              <w:jc w:val="left"/>
            </w:pPr>
            <w:r>
              <w:t xml:space="preserve">Component</w:t>
            </w:r>
          </w:p>
        </w:tc>
        <w:tc>
          <w:tcPr/>
          <w:p>
            <w:pPr>
              <w:pStyle w:val="Compact"/>
              <w:jc w:val="left"/>
            </w:pPr>
            <w:r>
              <w:t xml:space="preserve">Action</w:t>
            </w:r>
          </w:p>
        </w:tc>
        <w:tc>
          <w:tcPr/>
          <w:p>
            <w:pPr>
              <w:pStyle w:val="Compact"/>
              <w:jc w:val="left"/>
            </w:pPr>
            <w:r>
              <w:t xml:space="preserve">Condition / remarks</w:t>
            </w:r>
          </w:p>
        </w:tc>
      </w:tr>
      <w:tr>
        <w:tc>
          <w:tcPr/>
          <w:p>
            <w:pPr>
              <w:pStyle w:val="Compact"/>
              <w:jc w:val="left"/>
            </w:pPr>
            <w:r>
              <w:t xml:space="preserve">7.1</w:t>
            </w:r>
          </w:p>
        </w:tc>
        <w:tc>
          <w:tcPr/>
          <w:p>
            <w:pPr>
              <w:pStyle w:val="Compact"/>
              <w:jc w:val="left"/>
            </w:pPr>
            <w:r>
              <w:t xml:space="preserve">Node drawer</w:t>
            </w:r>
          </w:p>
        </w:tc>
        <w:tc>
          <w:tcPr/>
          <w:p>
            <w:pPr>
              <w:pStyle w:val="Compact"/>
              <w:jc w:val="left"/>
            </w:pPr>
            <w:r>
              <w:t xml:space="preserve">ON OPEN</w:t>
            </w:r>
          </w:p>
        </w:tc>
        <w:tc>
          <w:tcPr/>
          <w:p>
            <w:pPr>
              <w:pStyle w:val="Compact"/>
              <w:jc w:val="left"/>
            </w:pPr>
            <w:r>
              <w:t xml:space="preserve">Drawer</w:t>
            </w:r>
          </w:p>
        </w:tc>
        <w:tc>
          <w:tcPr/>
          <w:p>
            <w:pPr>
              <w:pStyle w:val="Compact"/>
              <w:jc w:val="left"/>
            </w:pPr>
            <w:r>
              <w:t xml:space="preserve">Render sections in order, skipping any the role or lens excludes</w:t>
            </w:r>
          </w:p>
        </w:tc>
        <w:tc>
          <w:tcPr/>
          <w:p>
            <w:pPr>
              <w:pStyle w:val="Compact"/>
              <w:jc w:val="left"/>
            </w:pPr>
            <w:r>
              <w:t xml:space="preserve">Section order never changes, so readers learn the shape</w:t>
            </w:r>
          </w:p>
        </w:tc>
      </w:tr>
      <w:tr>
        <w:tc>
          <w:tcPr/>
          <w:p>
            <w:pPr>
              <w:pStyle w:val="Compact"/>
              <w:jc w:val="left"/>
            </w:pPr>
            <w:r>
              <w:t xml:space="preserve">7.2</w:t>
            </w:r>
          </w:p>
        </w:tc>
        <w:tc>
          <w:tcPr/>
          <w:p>
            <w:pPr>
              <w:pStyle w:val="Compact"/>
              <w:jc w:val="left"/>
            </w:pPr>
            <w:r>
              <w:t xml:space="preserve">Node drawer</w:t>
            </w:r>
          </w:p>
        </w:tc>
        <w:tc>
          <w:tcPr/>
          <w:p>
            <w:pPr>
              <w:pStyle w:val="Compact"/>
              <w:jc w:val="left"/>
            </w:pPr>
            <w:r>
              <w:t xml:space="preserve">ON OPEN</w:t>
            </w:r>
          </w:p>
        </w:tc>
        <w:tc>
          <w:tcPr/>
          <w:p>
            <w:pPr>
              <w:pStyle w:val="Compact"/>
              <w:jc w:val="left"/>
            </w:pPr>
            <w:r>
              <w:t xml:space="preserve">Rules applied</w:t>
            </w:r>
          </w:p>
        </w:tc>
        <w:tc>
          <w:tcPr/>
          <w:p>
            <w:pPr>
              <w:pStyle w:val="Compact"/>
              <w:jc w:val="left"/>
            </w:pPr>
            <w:r>
              <w:t xml:space="preserve">If the role is not permitted, render “Restricted — visible to Risk Strategy” with no content</w:t>
            </w:r>
          </w:p>
        </w:tc>
        <w:tc>
          <w:tcPr/>
          <w:p>
            <w:pPr>
              <w:pStyle w:val="Compact"/>
              <w:jc w:val="left"/>
            </w:pPr>
            <w:r>
              <w:t xml:space="preserve">The placeholder is deliberate here: the reader must know an answer exists so they can request it</w:t>
            </w:r>
          </w:p>
        </w:tc>
      </w:tr>
      <w:tr>
        <w:tc>
          <w:tcPr/>
          <w:p>
            <w:pPr>
              <w:pStyle w:val="Compact"/>
              <w:jc w:val="left"/>
            </w:pPr>
            <w:r>
              <w:t xml:space="preserve">7.3</w:t>
            </w:r>
          </w:p>
        </w:tc>
        <w:tc>
          <w:tcPr/>
          <w:p>
            <w:pPr>
              <w:pStyle w:val="Compact"/>
              <w:jc w:val="left"/>
            </w:pPr>
            <w:r>
              <w:t xml:space="preserve">Node drawer</w:t>
            </w:r>
          </w:p>
        </w:tc>
        <w:tc>
          <w:tcPr/>
          <w:p>
            <w:pPr>
              <w:pStyle w:val="Compact"/>
              <w:jc w:val="left"/>
            </w:pPr>
            <w:r>
              <w:t xml:space="preserve">ON CLICK</w:t>
            </w:r>
          </w:p>
        </w:tc>
        <w:tc>
          <w:tcPr/>
          <w:p>
            <w:pPr>
              <w:pStyle w:val="Compact"/>
              <w:jc w:val="left"/>
            </w:pPr>
            <w:r>
              <w:t xml:space="preserve">Source link</w:t>
            </w:r>
          </w:p>
        </w:tc>
        <w:tc>
          <w:tcPr/>
          <w:p>
            <w:pPr>
              <w:pStyle w:val="Compact"/>
              <w:jc w:val="left"/>
            </w:pPr>
            <w:r>
              <w:t xml:space="preserve">Open the source page in a new window</w:t>
            </w:r>
          </w:p>
        </w:tc>
        <w:tc>
          <w:tcPr/>
          <w:p>
            <w:pPr>
              <w:pStyle w:val="Compact"/>
              <w:jc w:val="left"/>
            </w:pPr>
            <w:r>
              <w:t xml:space="preserve">Never inlines source content</w:t>
            </w:r>
          </w:p>
        </w:tc>
      </w:tr>
      <w:tr>
        <w:tc>
          <w:tcPr/>
          <w:p>
            <w:pPr>
              <w:pStyle w:val="Compact"/>
              <w:jc w:val="left"/>
            </w:pPr>
            <w:r>
              <w:t xml:space="preserve">7.4</w:t>
            </w:r>
          </w:p>
        </w:tc>
        <w:tc>
          <w:tcPr/>
          <w:p>
            <w:pPr>
              <w:pStyle w:val="Compact"/>
              <w:jc w:val="left"/>
            </w:pPr>
            <w:r>
              <w:t xml:space="preserve">Node drawer</w:t>
            </w:r>
          </w:p>
        </w:tc>
        <w:tc>
          <w:tcPr/>
          <w:p>
            <w:pPr>
              <w:pStyle w:val="Compact"/>
              <w:jc w:val="left"/>
            </w:pPr>
            <w:r>
              <w:t xml:space="preserve">ON CLICK</w:t>
            </w:r>
          </w:p>
        </w:tc>
        <w:tc>
          <w:tcPr/>
          <w:p>
            <w:pPr>
              <w:pStyle w:val="Compact"/>
              <w:jc w:val="left"/>
            </w:pPr>
            <w:r>
              <w:t xml:space="preserve">Freshness chip</w:t>
            </w:r>
          </w:p>
        </w:tc>
        <w:tc>
          <w:tcPr/>
          <w:p>
            <w:pPr>
              <w:pStyle w:val="Compact"/>
              <w:jc w:val="left"/>
            </w:pPr>
            <w:r>
              <w:t xml:space="preserve">Expand to show what was confirmed, by whom and when</w:t>
            </w:r>
          </w:p>
        </w:tc>
        <w:tc>
          <w:tcPr/>
          <w:p>
            <w:pPr>
              <w:pStyle w:val="Compact"/>
              <w:jc w:val="left"/>
            </w:pPr>
            <w:r>
              <w:t xml:space="preserve">Unknown freshness reads “Never confirmed”, not a guessed date</w:t>
            </w:r>
          </w:p>
        </w:tc>
      </w:tr>
      <w:tr>
        <w:tc>
          <w:tcPr/>
          <w:p>
            <w:pPr>
              <w:pStyle w:val="Compact"/>
              <w:jc w:val="left"/>
            </w:pPr>
            <w:r>
              <w:t xml:space="preserve">7.5</w:t>
            </w:r>
          </w:p>
        </w:tc>
        <w:tc>
          <w:tcPr/>
          <w:p>
            <w:pPr>
              <w:pStyle w:val="Compact"/>
              <w:jc w:val="left"/>
            </w:pPr>
            <w:r>
              <w:t xml:space="preserve">Node drawer</w:t>
            </w:r>
          </w:p>
        </w:tc>
        <w:tc>
          <w:tcPr/>
          <w:p>
            <w:pPr>
              <w:pStyle w:val="Compact"/>
              <w:jc w:val="left"/>
            </w:pPr>
            <w:r>
              <w:t xml:space="preserve">ON CLICK</w:t>
            </w:r>
          </w:p>
        </w:tc>
        <w:tc>
          <w:tcPr/>
          <w:p>
            <w:pPr>
              <w:pStyle w:val="Compact"/>
              <w:jc w:val="left"/>
            </w:pPr>
            <w:r>
              <w:t xml:space="preserve">Ask-about-this</w:t>
            </w:r>
          </w:p>
        </w:tc>
        <w:tc>
          <w:tcPr/>
          <w:p>
            <w:pPr>
              <w:pStyle w:val="Compact"/>
              <w:jc w:val="left"/>
            </w:pPr>
            <w:del w:id="9070" w:author="Anisha Subberwal" w:date="2026-09-27T12:00:00Z">
              <w:r>
                <w:delText xml:space="preserve">Open Ask with this node as context</w:delText>
              </w:r>
            </w:del>
            <w:ins w:id="9071" w:author="Anisha Subberwal" w:date="2026-09-27T12:00:00Z">
              <w:r>
                <w:t xml:space="preserve">Open the chat panel with this node as context</w:t>
              </w:r>
            </w:ins>
          </w:p>
        </w:tc>
        <w:tc>
          <w:tcPr/>
          <w:p>
            <w:pPr>
              <w:pStyle w:val="Compact"/>
              <w:jc w:val="left"/>
            </w:pPr>
            <w:del w:id="9072" w:author="Anisha Subberwal" w:date="2026-09-27T12:00:00Z">
              <w:r>
                <w:delText xml:space="preserve">Drawer closes; the context chip carries the node name</w:delText>
              </w:r>
            </w:del>
            <w:ins w:id="9073" w:author="Anisha Subberwal" w:date="2026-09-27T12:00:00Z">
              <w:r>
                <w:t xml:space="preserve">Drawer narrows to make room; the context chip carries the node name</w:t>
              </w:r>
            </w:ins>
          </w:p>
        </w:tc>
      </w:tr>
      <w:tr>
        <w:tc>
          <w:tcPr/>
          <w:p>
            <w:pPr>
              <w:pStyle w:val="Compact"/>
              <w:jc w:val="left"/>
            </w:pPr>
            <w:r>
              <w:t xml:space="preserve">7.6</w:t>
            </w:r>
          </w:p>
        </w:tc>
        <w:tc>
          <w:tcPr/>
          <w:p>
            <w:pPr>
              <w:pStyle w:val="Compact"/>
              <w:jc w:val="left"/>
            </w:pPr>
            <w:r>
              <w:t xml:space="preserve">Node drawer</w:t>
            </w:r>
          </w:p>
        </w:tc>
        <w:tc>
          <w:tcPr/>
          <w:p>
            <w:pPr>
              <w:pStyle w:val="Compact"/>
              <w:jc w:val="left"/>
            </w:pPr>
            <w:r>
              <w:t xml:space="preserve">ON CLICK</w:t>
            </w:r>
          </w:p>
        </w:tc>
        <w:tc>
          <w:tcPr/>
          <w:p>
            <w:pPr>
              <w:pStyle w:val="Compact"/>
              <w:jc w:val="left"/>
            </w:pPr>
            <w:r>
              <w:t xml:space="preserve">Close</w:t>
            </w:r>
          </w:p>
        </w:tc>
        <w:tc>
          <w:tcPr/>
          <w:p>
            <w:pPr>
              <w:pStyle w:val="Compact"/>
              <w:jc w:val="left"/>
            </w:pPr>
            <w:r>
              <w:t xml:space="preserve">Dismiss and clear the map highlight</w:t>
            </w:r>
          </w:p>
        </w:tc>
        <w:tc>
          <w:tcPr/>
          <w:p>
            <w:pPr>
              <w:pStyle w:val="Compact"/>
              <w:jc w:val="left"/>
            </w:pPr>
            <w:r>
              <w:t xml:space="preserve">Escape does the same</w:t>
            </w:r>
          </w:p>
        </w:tc>
      </w:tr>
    </w:tbl>
    <w:p>
      <w:pPr>
        <w:pStyle w:val="BodyText"/>
      </w:pPr>
      <w:r>
        <w:rPr>
          <w:bCs/>
          <w:b/>
        </w:rPr>
        <w:t xml:space="preserve">Additional requirements.</w:t>
      </w:r>
      <w:r>
        <w:t xml:space="preserve"> Section 7.2 is the one behaviour to get right and the sharpest moment in the demo: the restricted placeholder must be produced by retrieval-level exclusion, not by hiding text that was already generated. If a restricted node reached the model that wrote the answer, the control has already failed.</w:t>
      </w:r>
    </w:p>
    <w:bookmarkEnd w:id="29"/>
    <w:bookmarkStart w:id="30" w:name="module-ask"/>
    <w:p>
      <w:pPr>
        <w:pStyle w:val="Heading2"/>
      </w:pPr>
      <w:r>
        <w:t xml:space="preserve">8. Module: </w:t>
      </w:r>
      <w:del w:id="9074" w:author="Anisha Subberwal" w:date="2026-09-27T12:00:00Z">
        <w:r>
          <w:delText xml:space="preserve">Ask</w:delText>
        </w:r>
      </w:del>
      <w:ins w:id="9075" w:author="Anisha Subberwal" w:date="2026-09-27T12:00:00Z">
        <w:r>
          <w:t xml:space="preserve">Chat panel (every frame)</w:t>
        </w:r>
      </w:ins>
    </w:p>
    <w:p>
      <w:pPr>
        <w:pStyle w:val="FirstParagraph"/>
      </w:pPr>
      <w:r>
        <w:rPr>
          <w:bCs/>
          <w:b/>
        </w:rPr>
        <w:t xml:space="preserve">Purpose.</w:t>
      </w:r>
      <w:del w:id="9076" w:author="Anisha Subberwal" w:date="2026-09-27T12:00:00Z">
        <w:r>
          <w:delText xml:space="preserve"> Answer questions about the flow in natural language, and walk a new joiner through a flow stage by stage rather than handing them a diagram.</w:delText>
        </w:r>
      </w:del>
      <w:ins w:id="9077" w:author="Anisha Subberwal" w:date="2026-09-27T12:00:00Z">
        <w:r>
          <w:t xml:space="preserve"> Answer questions in natural language from every screen, about whatever is on it, and walk a new joiner through a flow stage by stage rather than handing them a diagram. The chat is part of the frame, not a destination: a reader never leaves the map, the drawer, a section or the calendar to ask about it.</w:t>
        </w:r>
      </w:ins>
    </w:p>
    <w:p>
      <w:pPr>
        <w:pStyle w:val="BodyText"/>
      </w:pPr>
      <w:r>
        <w:rPr>
          <w:bCs/>
          <w:b/>
        </w:rPr>
        <w:t xml:space="preserve">Pre-condition.</w:t>
      </w:r>
      <w:r>
        <w:t xml:space="preserve"> The user is signed in. Retrieval is scoped by role first, then by active filters.</w:t>
      </w:r>
    </w:p>
    <w:p>
      <w:pPr>
        <w:pStyle w:val="BodyText"/>
      </w:pPr>
      <w:r>
        <w:rPr>
          <w:bCs/>
          <w:b/>
        </w:rPr>
        <w:t xml:space="preserve">Screen components.</w:t>
      </w:r>
      <w:del w:id="9078" w:author="Anisha Subberwal" w:date="2026-09-27T12:00:00Z">
        <w:r>
          <w:delText xml:space="preserve"> Chat thread · </w:delText>
        </w:r>
      </w:del>
      <w:ins w:id="9079" w:author="Anisha Subberwal" w:date="2026-09-27T12:00:00Z">
        <w:r>
          <w:t xml:space="preserve"> Right-docked panel, 360px wide, collapsible to the frame’s chat toggle · chat thread · </w:t>
        </w:r>
      </w:ins>
      <w:r>
        <w:t xml:space="preserve">composer with send </w:t>
      </w:r>
      <w:r>
        <w:rPr>
          <w:rStyle w:val="VerbatimChar"/>
        </w:rPr>
        <w:t xml:space="preserve">send-horizontal</w:t>
      </w:r>
      <w:r>
        <w:t xml:space="preserve"> · context chips above the composer · suggested-question chips (empty state) · citation pills inline in answers · Walk me through button </w:t>
      </w:r>
      <w:r>
        <w:rPr>
          <w:rStyle w:val="VerbatimChar"/>
        </w:rPr>
        <w:t xml:space="preserve">footprints</w:t>
      </w:r>
      <w:r>
        <w:t xml:space="preserve"> · lens indicator · New thread </w:t>
      </w:r>
      <w:r>
        <w:rPr>
          <w:rStyle w:val="VerbatimChar"/>
        </w:rPr>
        <w:t xml:space="preserve">plus</w:t>
      </w:r>
      <w:r>
        <w:t xml:space="preserve">.</w:t>
      </w:r>
      <w:ins w:id="9080" w:author="Anisha Subberwal" w:date="2026-09-27T12:00:00Z">
        <w:r>
          <w:t xml:space="preserve"> · context chip set automatically from the open tab (selected node, open section, uploaded document or calendar event).</w:t>
        </w:r>
      </w:ins>
    </w:p>
    <w:p>
      <w:pPr>
        <w:pStyle w:val="BodyText"/>
      </w:pPr>
      <w:r>
        <w:rPr>
          <w:bCs/>
          <w:b/>
        </w:rPr>
        <w:t xml:space="preserve">Work flow.</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S.No.</w:t>
            </w:r>
          </w:p>
        </w:tc>
        <w:tc>
          <w:tcPr/>
          <w:p>
            <w:pPr>
              <w:pStyle w:val="Compact"/>
              <w:jc w:val="left"/>
            </w:pPr>
            <w:r>
              <w:t xml:space="preserve">Screen</w:t>
            </w:r>
          </w:p>
        </w:tc>
        <w:tc>
          <w:tcPr/>
          <w:p>
            <w:pPr>
              <w:pStyle w:val="Compact"/>
              <w:jc w:val="left"/>
            </w:pPr>
            <w:r>
              <w:t xml:space="preserve">Trigger</w:t>
            </w:r>
          </w:p>
        </w:tc>
        <w:tc>
          <w:tcPr/>
          <w:p>
            <w:pPr>
              <w:pStyle w:val="Compact"/>
              <w:jc w:val="left"/>
            </w:pPr>
            <w:r>
              <w:t xml:space="preserve">Component</w:t>
            </w:r>
          </w:p>
        </w:tc>
        <w:tc>
          <w:tcPr/>
          <w:p>
            <w:pPr>
              <w:pStyle w:val="Compact"/>
              <w:jc w:val="left"/>
            </w:pPr>
            <w:r>
              <w:t xml:space="preserve">Action</w:t>
            </w:r>
          </w:p>
        </w:tc>
        <w:tc>
          <w:tcPr/>
          <w:p>
            <w:pPr>
              <w:pStyle w:val="Compact"/>
              <w:jc w:val="left"/>
            </w:pPr>
            <w:r>
              <w:t xml:space="preserve">Condition / remarks</w:t>
            </w:r>
          </w:p>
        </w:tc>
      </w:tr>
      <w:tr>
        <w:tc>
          <w:tcPr/>
          <w:p>
            <w:pPr>
              <w:pStyle w:val="Compact"/>
              <w:jc w:val="left"/>
            </w:pPr>
            <w:r>
              <w:t xml:space="preserve">8.1</w:t>
            </w:r>
          </w:p>
        </w:tc>
        <w:tc>
          <w:tcPr/>
          <w:p>
            <w:pPr>
              <w:pStyle w:val="Compact"/>
              <w:jc w:val="left"/>
            </w:pPr>
            <w:del w:id="9081" w:author="Anisha Subberwal" w:date="2026-09-27T12:00:00Z">
              <w:r>
                <w:delText xml:space="preserve">Ask</w:delText>
              </w:r>
            </w:del>
            <w:ins w:id="9082" w:author="Anisha Subberwal" w:date="2026-09-27T12:00:00Z">
              <w:r>
                <w:t xml:space="preserve">Chat panel</w:t>
              </w:r>
            </w:ins>
          </w:p>
        </w:tc>
        <w:tc>
          <w:tcPr/>
          <w:p>
            <w:pPr>
              <w:pStyle w:val="Compact"/>
              <w:jc w:val="left"/>
            </w:pPr>
            <w:r>
              <w:t xml:space="preserve">ON LOAD</w:t>
            </w:r>
          </w:p>
        </w:tc>
        <w:tc>
          <w:tcPr/>
          <w:p>
            <w:pPr>
              <w:pStyle w:val="Compact"/>
              <w:jc w:val="left"/>
            </w:pPr>
            <w:r>
              <w:t xml:space="preserve">Empty state</w:t>
            </w:r>
          </w:p>
        </w:tc>
        <w:tc>
          <w:tcPr/>
          <w:p>
            <w:pPr>
              <w:pStyle w:val="Compact"/>
              <w:jc w:val="left"/>
            </w:pPr>
            <w:r>
              <w:t xml:space="preserve">Show four suggested questions drawn from the active flow</w:t>
            </w:r>
          </w:p>
        </w:tc>
        <w:tc>
          <w:tcPr/>
          <w:p>
            <w:pPr>
              <w:pStyle w:val="Compact"/>
              <w:jc w:val="left"/>
            </w:pPr>
            <w:r>
              <w:t xml:space="preserve">Suggestions change with the flow filter, so the empty state is never generic</w:t>
            </w:r>
          </w:p>
        </w:tc>
      </w:tr>
      <w:tr>
        <w:tc>
          <w:tcPr/>
          <w:p>
            <w:pPr>
              <w:pStyle w:val="Compact"/>
              <w:jc w:val="left"/>
            </w:pPr>
            <w:r>
              <w:t xml:space="preserve">8.2</w:t>
            </w:r>
          </w:p>
        </w:tc>
        <w:tc>
          <w:tcPr/>
          <w:p>
            <w:pPr>
              <w:pStyle w:val="Compact"/>
              <w:jc w:val="left"/>
            </w:pPr>
            <w:del w:id="9083" w:author="Anisha Subberwal" w:date="2026-09-27T12:00:00Z">
              <w:r>
                <w:delText xml:space="preserve">Ask</w:delText>
              </w:r>
            </w:del>
            <w:ins w:id="9084" w:author="Anisha Subberwal" w:date="2026-09-27T12:00:00Z">
              <w:r>
                <w:t xml:space="preserve">Chat panel</w:t>
              </w:r>
            </w:ins>
          </w:p>
        </w:tc>
        <w:tc>
          <w:tcPr/>
          <w:p>
            <w:pPr>
              <w:pStyle w:val="Compact"/>
              <w:jc w:val="left"/>
            </w:pPr>
            <w:r>
              <w:t xml:space="preserve">ON SUBMIT</w:t>
            </w:r>
          </w:p>
        </w:tc>
        <w:tc>
          <w:tcPr/>
          <w:p>
            <w:pPr>
              <w:pStyle w:val="Compact"/>
              <w:jc w:val="left"/>
            </w:pPr>
            <w:r>
              <w:t xml:space="preserve">Composer</w:t>
            </w:r>
          </w:p>
        </w:tc>
        <w:tc>
          <w:tcPr/>
          <w:p>
            <w:pPr>
              <w:pStyle w:val="Compact"/>
              <w:jc w:val="left"/>
            </w:pPr>
            <w:r>
              <w:t xml:space="preserve">Retrieve within the role’s permitted node set, then answer in the active lens</w:t>
            </w:r>
          </w:p>
        </w:tc>
        <w:tc>
          <w:tcPr/>
          <w:p>
            <w:pPr>
              <w:pStyle w:val="Compact"/>
              <w:jc w:val="left"/>
            </w:pPr>
            <w:r>
              <w:t xml:space="preserve">Restricted nodes are excluded before retrieval, never filtered after</w:t>
            </w:r>
          </w:p>
        </w:tc>
      </w:tr>
      <w:tr>
        <w:tc>
          <w:tcPr/>
          <w:p>
            <w:pPr>
              <w:pStyle w:val="Compact"/>
              <w:jc w:val="left"/>
            </w:pPr>
            <w:r>
              <w:t xml:space="preserve">8.3</w:t>
            </w:r>
          </w:p>
        </w:tc>
        <w:tc>
          <w:tcPr/>
          <w:p>
            <w:pPr>
              <w:pStyle w:val="Compact"/>
              <w:jc w:val="left"/>
            </w:pPr>
            <w:del w:id="9085" w:author="Anisha Subberwal" w:date="2026-09-27T12:00:00Z">
              <w:r>
                <w:delText xml:space="preserve">Ask</w:delText>
              </w:r>
            </w:del>
            <w:ins w:id="9086" w:author="Anisha Subberwal" w:date="2026-09-27T12:00:00Z">
              <w:r>
                <w:t xml:space="preserve">Chat panel</w:t>
              </w:r>
            </w:ins>
          </w:p>
        </w:tc>
        <w:tc>
          <w:tcPr/>
          <w:p>
            <w:pPr>
              <w:pStyle w:val="Compact"/>
              <w:jc w:val="left"/>
            </w:pPr>
            <w:r>
              <w:t xml:space="preserve">ON RENDER</w:t>
            </w:r>
          </w:p>
        </w:tc>
        <w:tc>
          <w:tcPr/>
          <w:p>
            <w:pPr>
              <w:pStyle w:val="Compact"/>
              <w:jc w:val="left"/>
            </w:pPr>
            <w:r>
              <w:t xml:space="preserve">Answer</w:t>
            </w:r>
          </w:p>
        </w:tc>
        <w:tc>
          <w:tcPr/>
          <w:p>
            <w:pPr>
              <w:pStyle w:val="Compact"/>
              <w:jc w:val="left"/>
            </w:pPr>
            <w:r>
              <w:t xml:space="preserve">Attach a citation pill per claim, naming the node and its last-confirmed date</w:t>
            </w:r>
          </w:p>
        </w:tc>
        <w:tc>
          <w:tcPr/>
          <w:p>
            <w:pPr>
              <w:pStyle w:val="Compact"/>
              <w:jc w:val="left"/>
            </w:pPr>
            <w:r>
              <w:t xml:space="preserve">An answer with no citable node says so rather than answering from general knowledge</w:t>
            </w:r>
          </w:p>
        </w:tc>
      </w:tr>
      <w:tr>
        <w:tc>
          <w:tcPr/>
          <w:p>
            <w:pPr>
              <w:pStyle w:val="Compact"/>
              <w:jc w:val="left"/>
            </w:pPr>
            <w:r>
              <w:t xml:space="preserve">8.4</w:t>
            </w:r>
          </w:p>
        </w:tc>
        <w:tc>
          <w:tcPr/>
          <w:p>
            <w:pPr>
              <w:pStyle w:val="Compact"/>
              <w:jc w:val="left"/>
            </w:pPr>
            <w:del w:id="9087" w:author="Anisha Subberwal" w:date="2026-09-27T12:00:00Z">
              <w:r>
                <w:delText xml:space="preserve">Ask</w:delText>
              </w:r>
            </w:del>
            <w:ins w:id="9088" w:author="Anisha Subberwal" w:date="2026-09-27T12:00:00Z">
              <w:r>
                <w:t xml:space="preserve">Chat panel</w:t>
              </w:r>
            </w:ins>
          </w:p>
        </w:tc>
        <w:tc>
          <w:tcPr/>
          <w:p>
            <w:pPr>
              <w:pStyle w:val="Compact"/>
              <w:jc w:val="left"/>
            </w:pPr>
            <w:r>
              <w:t xml:space="preserve">ON CLICK</w:t>
            </w:r>
          </w:p>
        </w:tc>
        <w:tc>
          <w:tcPr/>
          <w:p>
            <w:pPr>
              <w:pStyle w:val="Compact"/>
              <w:jc w:val="left"/>
            </w:pPr>
            <w:r>
              <w:t xml:space="preserve">Citation pill</w:t>
            </w:r>
          </w:p>
        </w:tc>
        <w:tc>
          <w:tcPr/>
          <w:p>
            <w:pPr>
              <w:pStyle w:val="Compact"/>
              <w:jc w:val="left"/>
            </w:pPr>
            <w:r>
              <w:t xml:space="preserve">Open that node’s drawer on Flow Explorer</w:t>
            </w:r>
          </w:p>
        </w:tc>
        <w:tc>
          <w:tcPr/>
          <w:p>
            <w:pPr>
              <w:pStyle w:val="Compact"/>
              <w:jc w:val="left"/>
            </w:pPr>
            <w:r>
              <w:t xml:space="preserve">Thread is preserved for return</w:t>
            </w:r>
          </w:p>
        </w:tc>
      </w:tr>
      <w:tr>
        <w:tc>
          <w:tcPr/>
          <w:p>
            <w:pPr>
              <w:pStyle w:val="Compact"/>
              <w:jc w:val="left"/>
            </w:pPr>
            <w:r>
              <w:t xml:space="preserve">8.5</w:t>
            </w:r>
          </w:p>
        </w:tc>
        <w:tc>
          <w:tcPr/>
          <w:p>
            <w:pPr>
              <w:pStyle w:val="Compact"/>
              <w:jc w:val="left"/>
            </w:pPr>
            <w:del w:id="9089" w:author="Anisha Subberwal" w:date="2026-09-27T12:00:00Z">
              <w:r>
                <w:delText xml:space="preserve">Ask</w:delText>
              </w:r>
            </w:del>
            <w:ins w:id="9090" w:author="Anisha Subberwal" w:date="2026-09-27T12:00:00Z">
              <w:r>
                <w:t xml:space="preserve">Chat panel</w:t>
              </w:r>
            </w:ins>
          </w:p>
        </w:tc>
        <w:tc>
          <w:tcPr/>
          <w:p>
            <w:pPr>
              <w:pStyle w:val="Compact"/>
              <w:jc w:val="left"/>
            </w:pPr>
            <w:r>
              <w:t xml:space="preserve">ON CLICK</w:t>
            </w:r>
          </w:p>
        </w:tc>
        <w:tc>
          <w:tcPr/>
          <w:p>
            <w:pPr>
              <w:pStyle w:val="Compact"/>
              <w:jc w:val="left"/>
            </w:pPr>
            <w:r>
              <w:t xml:space="preserve">Walk me through</w:t>
            </w:r>
          </w:p>
        </w:tc>
        <w:tc>
          <w:tcPr/>
          <w:p>
            <w:pPr>
              <w:pStyle w:val="Compact"/>
              <w:jc w:val="left"/>
            </w:pPr>
            <w:r>
              <w:t xml:space="preserve">Start a guided walkthrough of the active flow at stage one</w:t>
            </w:r>
          </w:p>
        </w:tc>
        <w:tc>
          <w:tcPr/>
          <w:p>
            <w:pPr>
              <w:pStyle w:val="Compact"/>
              <w:jc w:val="left"/>
            </w:pPr>
            <w:r>
              <w:t xml:space="preserve">Each step is one stage: what happens, who acts, what Atlas decides</w:t>
            </w:r>
          </w:p>
        </w:tc>
      </w:tr>
      <w:tr>
        <w:tc>
          <w:tcPr/>
          <w:p>
            <w:pPr>
              <w:pStyle w:val="Compact"/>
              <w:jc w:val="left"/>
            </w:pPr>
            <w:r>
              <w:t xml:space="preserve">8.6</w:t>
            </w:r>
          </w:p>
        </w:tc>
        <w:tc>
          <w:tcPr/>
          <w:p>
            <w:pPr>
              <w:pStyle w:val="Compact"/>
              <w:jc w:val="left"/>
            </w:pPr>
            <w:del w:id="9091" w:author="Anisha Subberwal" w:date="2026-09-27T12:00:00Z">
              <w:r>
                <w:delText xml:space="preserve">Ask</w:delText>
              </w:r>
            </w:del>
            <w:ins w:id="9092" w:author="Anisha Subberwal" w:date="2026-09-27T12:00:00Z">
              <w:r>
                <w:t xml:space="preserve">Chat panel</w:t>
              </w:r>
            </w:ins>
          </w:p>
        </w:tc>
        <w:tc>
          <w:tcPr/>
          <w:p>
            <w:pPr>
              <w:pStyle w:val="Compact"/>
              <w:jc w:val="left"/>
            </w:pPr>
            <w:r>
              <w:t xml:space="preserve">ON CLICK</w:t>
            </w:r>
          </w:p>
        </w:tc>
        <w:tc>
          <w:tcPr/>
          <w:p>
            <w:pPr>
              <w:pStyle w:val="Compact"/>
              <w:jc w:val="left"/>
            </w:pPr>
            <w:r>
              <w:t xml:space="preserve">Next / Back</w:t>
            </w:r>
          </w:p>
        </w:tc>
        <w:tc>
          <w:tcPr/>
          <w:p>
            <w:pPr>
              <w:pStyle w:val="Compact"/>
              <w:jc w:val="left"/>
            </w:pPr>
            <w:r>
              <w:t xml:space="preserve">Move a step and sync the Flow Explorer highlight to that stage</w:t>
            </w:r>
          </w:p>
        </w:tc>
        <w:tc>
          <w:tcPr/>
          <w:p>
            <w:pPr>
              <w:pStyle w:val="Compact"/>
              <w:jc w:val="left"/>
            </w:pPr>
            <w:r>
              <w:t xml:space="preserve">The map follows the walkthrough, which is what makes it a walkthrough</w:t>
            </w:r>
          </w:p>
        </w:tc>
      </w:tr>
      <w:tr>
        <w:tc>
          <w:tcPr/>
          <w:p>
            <w:pPr>
              <w:pStyle w:val="Compact"/>
              <w:jc w:val="left"/>
            </w:pPr>
            <w:r>
              <w:t xml:space="preserve">8.7</w:t>
            </w:r>
          </w:p>
        </w:tc>
        <w:tc>
          <w:tcPr/>
          <w:p>
            <w:pPr>
              <w:pStyle w:val="Compact"/>
              <w:jc w:val="left"/>
            </w:pPr>
            <w:del w:id="9093" w:author="Anisha Subberwal" w:date="2026-09-27T12:00:00Z">
              <w:r>
                <w:delText xml:space="preserve">Ask</w:delText>
              </w:r>
            </w:del>
            <w:ins w:id="9094" w:author="Anisha Subberwal" w:date="2026-09-27T12:00:00Z">
              <w:r>
                <w:t xml:space="preserve">Chat panel</w:t>
              </w:r>
            </w:ins>
          </w:p>
        </w:tc>
        <w:tc>
          <w:tcPr/>
          <w:p>
            <w:pPr>
              <w:pStyle w:val="Compact"/>
              <w:jc w:val="left"/>
            </w:pPr>
            <w:r>
              <w:t xml:space="preserve">ANY STEP</w:t>
            </w:r>
          </w:p>
        </w:tc>
        <w:tc>
          <w:tcPr/>
          <w:p>
            <w:pPr>
              <w:pStyle w:val="Compact"/>
              <w:jc w:val="left"/>
            </w:pPr>
            <w:r>
              <w:t xml:space="preserve">Composer</w:t>
            </w:r>
          </w:p>
        </w:tc>
        <w:tc>
          <w:tcPr/>
          <w:p>
            <w:pPr>
              <w:pStyle w:val="Compact"/>
              <w:jc w:val="left"/>
            </w:pPr>
            <w:r>
              <w:t xml:space="preserve">Accept an interrupting question, answer it, then offer to resume</w:t>
            </w:r>
          </w:p>
        </w:tc>
        <w:tc>
          <w:tcPr/>
          <w:p>
            <w:pPr>
              <w:pStyle w:val="Compact"/>
              <w:jc w:val="left"/>
            </w:pPr>
            <w:r>
              <w:t xml:space="preserve">Resume returns to the same step, not the start</w:t>
            </w:r>
          </w:p>
        </w:tc>
      </w:tr>
      <w:tr>
        <w:tc>
          <w:tcPr/>
          <w:p>
            <w:pPr>
              <w:pStyle w:val="Compact"/>
              <w:jc w:val="left"/>
            </w:pPr>
            <w:r>
              <w:t xml:space="preserve">8.8</w:t>
            </w:r>
          </w:p>
        </w:tc>
        <w:tc>
          <w:tcPr/>
          <w:p>
            <w:pPr>
              <w:pStyle w:val="Compact"/>
              <w:jc w:val="left"/>
            </w:pPr>
            <w:del w:id="9095" w:author="Anisha Subberwal" w:date="2026-09-27T12:00:00Z">
              <w:r>
                <w:delText xml:space="preserve">Ask</w:delText>
              </w:r>
            </w:del>
            <w:ins w:id="9096" w:author="Anisha Subberwal" w:date="2026-09-27T12:00:00Z">
              <w:r>
                <w:t xml:space="preserve">Chat panel</w:t>
              </w:r>
            </w:ins>
          </w:p>
        </w:tc>
        <w:tc>
          <w:tcPr/>
          <w:p>
            <w:pPr>
              <w:pStyle w:val="Compact"/>
              <w:jc w:val="left"/>
            </w:pPr>
            <w:r>
              <w:t xml:space="preserve">ON CLICK</w:t>
            </w:r>
          </w:p>
        </w:tc>
        <w:tc>
          <w:tcPr/>
          <w:p>
            <w:pPr>
              <w:pStyle w:val="Compact"/>
              <w:jc w:val="left"/>
            </w:pPr>
            <w:r>
              <w:t xml:space="preserve">New thread</w:t>
            </w:r>
          </w:p>
        </w:tc>
        <w:tc>
          <w:tcPr/>
          <w:p>
            <w:pPr>
              <w:pStyle w:val="Compact"/>
              <w:jc w:val="left"/>
            </w:pPr>
            <w:r>
              <w:t xml:space="preserve">Clear context chips and start clean</w:t>
            </w:r>
          </w:p>
        </w:tc>
        <w:tc>
          <w:tcPr/>
          <w:p>
            <w:pPr>
              <w:pStyle w:val="Compact"/>
              <w:jc w:val="left"/>
            </w:pPr>
            <w:r>
              <w:t xml:space="preserve">Filters and lens are untouched</w:t>
            </w:r>
          </w:p>
        </w:tc>
      </w:tr>
      <w:tr>
        <w:trPr>
          <w:ins w:id="9097" w:author="Anisha Subberwal" w:date="2026-09-27T12:00:00Z"/>
        </w:trPr>
        <w:tc>
          <w:tcPr/>
          <w:p>
            <w:pPr>
              <w:pStyle w:val="Compact"/>
              <w:jc w:val="left"/>
              <w:rPr>
                <w:ins w:id="9098" w:author="Anisha Subberwal" w:date="2026-09-27T12:00:00Z"/>
              </w:rPr>
            </w:pPr>
            <w:ins w:id="9099" w:author="Anisha Subberwal" w:date="2026-09-27T12:00:00Z">
              <w:r>
                <w:t xml:space="preserve">8.9</w:t>
              </w:r>
            </w:ins>
          </w:p>
        </w:tc>
        <w:tc>
          <w:tcPr/>
          <w:p>
            <w:pPr>
              <w:pStyle w:val="Compact"/>
              <w:jc w:val="left"/>
              <w:rPr>
                <w:ins w:id="9100" w:author="Anisha Subberwal" w:date="2026-09-27T12:00:00Z"/>
              </w:rPr>
            </w:pPr>
            <w:ins w:id="9101" w:author="Anisha Subberwal" w:date="2026-09-27T12:00:00Z">
              <w:r>
                <w:t xml:space="preserve">Any tab</w:t>
              </w:r>
            </w:ins>
          </w:p>
        </w:tc>
        <w:tc>
          <w:tcPr/>
          <w:p>
            <w:pPr>
              <w:pStyle w:val="Compact"/>
              <w:jc w:val="left"/>
              <w:rPr>
                <w:ins w:id="9102" w:author="Anisha Subberwal" w:date="2026-09-27T12:00:00Z"/>
              </w:rPr>
            </w:pPr>
            <w:ins w:id="9103" w:author="Anisha Subberwal" w:date="2026-09-27T12:00:00Z">
              <w:r>
                <w:t xml:space="preserve">ON OPEN</w:t>
              </w:r>
            </w:ins>
          </w:p>
        </w:tc>
        <w:tc>
          <w:tcPr/>
          <w:p>
            <w:pPr>
              <w:pStyle w:val="Compact"/>
              <w:jc w:val="left"/>
              <w:rPr>
                <w:ins w:id="9104" w:author="Anisha Subberwal" w:date="2026-09-27T12:00:00Z"/>
              </w:rPr>
            </w:pPr>
            <w:ins w:id="9105" w:author="Anisha Subberwal" w:date="2026-09-27T12:00:00Z">
              <w:r>
                <w:t xml:space="preserve">Context chip</w:t>
              </w:r>
            </w:ins>
          </w:p>
        </w:tc>
        <w:tc>
          <w:tcPr/>
          <w:p>
            <w:pPr>
              <w:pStyle w:val="Compact"/>
              <w:jc w:val="left"/>
              <w:rPr>
                <w:ins w:id="9106" w:author="Anisha Subberwal" w:date="2026-09-27T12:00:00Z"/>
              </w:rPr>
            </w:pPr>
            <w:ins w:id="9107" w:author="Anisha Subberwal" w:date="2026-09-27T12:00:00Z">
              <w:r>
                <w:t xml:space="preserve">Pre-set the chip to what the user is looking at: node on Flow Explorer, section in Cadence, document in Documents, event in Calendar</w:t>
              </w:r>
            </w:ins>
          </w:p>
        </w:tc>
        <w:tc>
          <w:tcPr/>
          <w:p>
            <w:pPr>
              <w:pStyle w:val="Compact"/>
              <w:jc w:val="left"/>
              <w:rPr>
                <w:ins w:id="9108" w:author="Anisha Subberwal" w:date="2026-09-27T12:00:00Z"/>
              </w:rPr>
            </w:pPr>
            <w:ins w:id="9109" w:author="Anisha Subberwal" w:date="2026-09-27T12:00:00Z">
              <w:r>
                <w:t xml:space="preserve">User can clear the chip to ask a general question</w:t>
              </w:r>
            </w:ins>
          </w:p>
        </w:tc>
      </w:tr>
      <w:tr>
        <w:trPr>
          <w:ins w:id="9110" w:author="Anisha Subberwal" w:date="2026-09-27T12:00:00Z"/>
        </w:trPr>
        <w:tc>
          <w:tcPr/>
          <w:p>
            <w:pPr>
              <w:pStyle w:val="Compact"/>
              <w:jc w:val="left"/>
              <w:rPr>
                <w:ins w:id="9111" w:author="Anisha Subberwal" w:date="2026-09-27T12:00:00Z"/>
              </w:rPr>
            </w:pPr>
            <w:ins w:id="9112" w:author="Anisha Subberwal" w:date="2026-09-27T12:00:00Z">
              <w:r>
                <w:t xml:space="preserve">8.10</w:t>
              </w:r>
            </w:ins>
          </w:p>
        </w:tc>
        <w:tc>
          <w:tcPr/>
          <w:p>
            <w:pPr>
              <w:pStyle w:val="Compact"/>
              <w:jc w:val="left"/>
              <w:rPr>
                <w:ins w:id="9113" w:author="Anisha Subberwal" w:date="2026-09-27T12:00:00Z"/>
              </w:rPr>
            </w:pPr>
            <w:ins w:id="9114" w:author="Anisha Subberwal" w:date="2026-09-27T12:00:00Z">
              <w:r>
                <w:t xml:space="preserve">Cadence</w:t>
              </w:r>
            </w:ins>
          </w:p>
        </w:tc>
        <w:tc>
          <w:tcPr/>
          <w:p>
            <w:pPr>
              <w:pStyle w:val="Compact"/>
              <w:jc w:val="left"/>
              <w:rPr>
                <w:ins w:id="9115" w:author="Anisha Subberwal" w:date="2026-09-27T12:00:00Z"/>
              </w:rPr>
            </w:pPr>
            <w:ins w:id="9116" w:author="Anisha Subberwal" w:date="2026-09-27T12:00:00Z">
              <w:r>
                <w:t xml:space="preserve">ON SUBMIT</w:t>
              </w:r>
            </w:ins>
          </w:p>
        </w:tc>
        <w:tc>
          <w:tcPr/>
          <w:p>
            <w:pPr>
              <w:pStyle w:val="Compact"/>
              <w:jc w:val="left"/>
              <w:rPr>
                <w:ins w:id="9117" w:author="Anisha Subberwal" w:date="2026-09-27T12:00:00Z"/>
              </w:rPr>
            </w:pPr>
            <w:ins w:id="9118" w:author="Anisha Subberwal" w:date="2026-09-27T12:00:00Z">
              <w:r>
                <w:t xml:space="preserve">Composer</w:t>
              </w:r>
            </w:ins>
          </w:p>
        </w:tc>
        <w:tc>
          <w:tcPr/>
          <w:p>
            <w:pPr>
              <w:pStyle w:val="Compact"/>
              <w:jc w:val="left"/>
              <w:rPr>
                <w:ins w:id="9119" w:author="Anisha Subberwal" w:date="2026-09-27T12:00:00Z"/>
              </w:rPr>
            </w:pPr>
            <w:ins w:id="9120" w:author="Anisha Subberwal" w:date="2026-09-27T12:00:00Z">
              <w:r>
                <w:t xml:space="preserve">Draft or rewrite the open section on request (e.g. “summarise my last four weeks”, “use the monthly wording”) and place it in the editor as an unsaved draft</w:t>
              </w:r>
            </w:ins>
          </w:p>
        </w:tc>
        <w:tc>
          <w:tcPr/>
          <w:p>
            <w:pPr>
              <w:pStyle w:val="Compact"/>
              <w:jc w:val="left"/>
              <w:rPr>
                <w:ins w:id="9121" w:author="Anisha Subberwal" w:date="2026-09-27T12:00:00Z"/>
              </w:rPr>
            </w:pPr>
            <w:ins w:id="9122" w:author="Anisha Subberwal" w:date="2026-09-27T12:00:00Z">
              <w:r>
                <w:t xml:space="preserve">Never saves or submits; the owner accepts, edits or discards</w:t>
              </w:r>
            </w:ins>
          </w:p>
        </w:tc>
      </w:tr>
      <w:tr>
        <w:trPr>
          <w:ins w:id="9123" w:author="Anisha Subberwal" w:date="2026-09-27T12:00:00Z"/>
        </w:trPr>
        <w:tc>
          <w:tcPr/>
          <w:p>
            <w:pPr>
              <w:pStyle w:val="Compact"/>
              <w:jc w:val="left"/>
              <w:rPr>
                <w:ins w:id="9124" w:author="Anisha Subberwal" w:date="2026-09-27T12:00:00Z"/>
              </w:rPr>
            </w:pPr>
            <w:ins w:id="9125" w:author="Anisha Subberwal" w:date="2026-09-27T12:00:00Z">
              <w:r>
                <w:t xml:space="preserve">8.11</w:t>
              </w:r>
            </w:ins>
          </w:p>
        </w:tc>
        <w:tc>
          <w:tcPr/>
          <w:p>
            <w:pPr>
              <w:pStyle w:val="Compact"/>
              <w:jc w:val="left"/>
              <w:rPr>
                <w:ins w:id="9126" w:author="Anisha Subberwal" w:date="2026-09-27T12:00:00Z"/>
              </w:rPr>
            </w:pPr>
            <w:ins w:id="9127" w:author="Anisha Subberwal" w:date="2026-09-27T12:00:00Z">
              <w:r>
                <w:t xml:space="preserve">Any tab</w:t>
              </w:r>
            </w:ins>
          </w:p>
        </w:tc>
        <w:tc>
          <w:tcPr/>
          <w:p>
            <w:pPr>
              <w:pStyle w:val="Compact"/>
              <w:jc w:val="left"/>
              <w:rPr>
                <w:ins w:id="9128" w:author="Anisha Subberwal" w:date="2026-09-27T12:00:00Z"/>
              </w:rPr>
            </w:pPr>
            <w:ins w:id="9129" w:author="Anisha Subberwal" w:date="2026-09-27T12:00:00Z">
              <w:r>
                <w:t xml:space="preserve">ON TAB SWITCH</w:t>
              </w:r>
            </w:ins>
          </w:p>
        </w:tc>
        <w:tc>
          <w:tcPr/>
          <w:p>
            <w:pPr>
              <w:pStyle w:val="Compact"/>
              <w:jc w:val="left"/>
              <w:rPr>
                <w:ins w:id="9130" w:author="Anisha Subberwal" w:date="2026-09-27T12:00:00Z"/>
              </w:rPr>
            </w:pPr>
            <w:ins w:id="9131" w:author="Anisha Subberwal" w:date="2026-09-27T12:00:00Z">
              <w:r>
                <w:t xml:space="preserve">Panel</w:t>
              </w:r>
            </w:ins>
          </w:p>
        </w:tc>
        <w:tc>
          <w:tcPr/>
          <w:p>
            <w:pPr>
              <w:pStyle w:val="Compact"/>
              <w:jc w:val="left"/>
              <w:rPr>
                <w:ins w:id="9132" w:author="Anisha Subberwal" w:date="2026-09-27T12:00:00Z"/>
              </w:rPr>
            </w:pPr>
            <w:ins w:id="9133" w:author="Anisha Subberwal" w:date="2026-09-27T12:00:00Z">
              <w:r>
                <w:t xml:space="preserve">Keep the thread, scroll position and panel open or closed state</w:t>
              </w:r>
            </w:ins>
          </w:p>
        </w:tc>
        <w:tc>
          <w:tcPr/>
          <w:p>
            <w:pPr>
              <w:pStyle w:val="Compact"/>
              <w:jc w:val="left"/>
              <w:rPr>
                <w:ins w:id="9134" w:author="Anisha Subberwal" w:date="2026-09-27T12:00:00Z"/>
              </w:rPr>
            </w:pPr>
            <w:ins w:id="9135" w:author="Anisha Subberwal" w:date="2026-09-27T12:00:00Z">
              <w:r>
                <w:t xml:space="preserve">The context chip updates to the new tab; the thread does not reset</w:t>
              </w:r>
            </w:ins>
          </w:p>
        </w:tc>
      </w:tr>
    </w:tbl>
    <w:p>
      <w:pPr>
        <w:pStyle w:val="BodyText"/>
      </w:pPr>
      <w:r>
        <w:rPr>
          <w:bCs/>
          <w:b/>
        </w:rPr>
        <w:t xml:space="preserve">Additional requirements.</w:t>
      </w:r>
      <w:r>
        <w:t xml:space="preserve"> When retrieval finds nothing permitted, the answer is “I don’t have that” plus what is nearby — never a fluent guess, since a plausible wrong contract is the failure mode that harms a partner team. Walkthrough content comes from the same nodes as the map; there is no second body of walkthrough text to keep in sync.</w:t>
      </w:r>
      <w:ins w:id="9136" w:author="Anisha Subberwal" w:date="2026-09-27T12:00:00Z">
        <w:r>
          <w:t xml:space="preserve"> The panel must never cover the element it is being asked about: on narrow layouts the open tab reflows rather than sliding under the panel.</w:t>
        </w:r>
      </w:ins>
    </w:p>
    <w:bookmarkEnd w:id="30"/>
    <w:bookmarkStart w:id="31" w:name="module-cadence"/>
    <w:p>
      <w:pPr>
        <w:pStyle w:val="Heading2"/>
      </w:pPr>
      <w:r>
        <w:t xml:space="preserve">9. Module: Cadence</w:t>
      </w:r>
    </w:p>
    <w:p>
      <w:pPr>
        <w:pStyle w:val="FirstParagraph"/>
      </w:pPr>
      <w:r>
        <w:rPr>
          <w:bCs/>
          <w:b/>
        </w:rPr>
        <w:t xml:space="preserve">Purpose.</w:t>
      </w:r>
      <w:r>
        <w:t xml:space="preserve"> Give each contributor only the WBR, MBR and monthly sections they own, show what is late or stale, and keep a record of every change.</w:t>
      </w:r>
      <w:ins w:id="9137" w:author="Anisha Subberwal" w:date="2026-09-27T12:00:00Z">
        <w:r>
          <w:t xml:space="preserve"> For admins it is also where the reporting cycle is run: upload the document, assign its sections, set deadlines and export the finished file (modules 13 to 16).</w:t>
        </w:r>
      </w:ins>
    </w:p>
    <w:p>
      <w:pPr>
        <w:pStyle w:val="BodyText"/>
      </w:pPr>
      <w:r>
        <w:rPr>
          <w:bCs/>
          <w:b/>
        </w:rPr>
        <w:t xml:space="preserve">Pre-condition.</w:t>
      </w:r>
      <w:r>
        <w:t xml:space="preserve"> The user appears as an owner of at least one section in the Admin section map. A user who owns none sees an empty state, not an error.</w:t>
      </w:r>
    </w:p>
    <w:p>
      <w:pPr>
        <w:pStyle w:val="BodyText"/>
      </w:pPr>
      <w:r>
        <w:rPr>
          <w:bCs/>
          <w:b/>
        </w:rPr>
        <w:t xml:space="preserve">Screen components.</w:t>
      </w:r>
      <w:del w:id="9138" w:author="Anisha Subberwal" w:date="2026-09-27T12:00:00Z">
        <w:r>
          <w:delText xml:space="preserve"> Document selector (WBR · MBR · Monthly) · </w:delText>
        </w:r>
      </w:del>
      <w:ins w:id="9139" w:author="Anisha Subberwal" w:date="2026-09-27T12:00:00Z">
        <w:r>
          <w:t xml:space="preserve"> Sub-view switcher: My sections · Documents (admin) · Calendar · document selector (WBR · MBR · Monthly) · </w:t>
        </w:r>
      </w:ins>
      <w:r>
        <w:t xml:space="preserve">cycle selector · My sections list · section editor · flag badges · Carry forward button </w:t>
      </w:r>
      <w:r>
        <w:rPr>
          <w:rStyle w:val="VerbatimChar"/>
        </w:rPr>
        <w:t xml:space="preserve">arrow-right-left</w:t>
      </w:r>
      <w:r>
        <w:t xml:space="preserve"> · History icon </w:t>
      </w:r>
      <w:r>
        <w:rPr>
          <w:rStyle w:val="VerbatimChar"/>
        </w:rPr>
        <w:t xml:space="preserve">history</w:t>
      </w:r>
      <w:r>
        <w:t xml:space="preserve"> · Submit </w:t>
      </w:r>
      <w:r>
        <w:rPr>
          <w:rStyle w:val="VerbatimChar"/>
        </w:rPr>
        <w:t xml:space="preserve">check</w:t>
      </w:r>
      <w:r>
        <w:t xml:space="preserve">.</w:t>
      </w:r>
    </w:p>
    <w:p>
      <w:pPr>
        <w:pStyle w:val="BodyText"/>
      </w:pPr>
      <w:r>
        <w:rPr>
          <w:bCs/>
          <w:b/>
        </w:rPr>
        <w:t xml:space="preserve">Section states.</w:t>
      </w:r>
      <w:r>
        <w:t xml:space="preserve"> Not started · In progress · Submitted · Flagged. State is per section per cycle, never per document.</w:t>
      </w:r>
    </w:p>
    <w:p>
      <w:pPr>
        <w:pStyle w:val="BodyText"/>
      </w:pPr>
      <w:r>
        <w:rPr>
          <w:bCs/>
          <w:b/>
        </w:rPr>
        <w:t xml:space="preserve">Work flow.</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S.No.</w:t>
            </w:r>
          </w:p>
        </w:tc>
        <w:tc>
          <w:tcPr/>
          <w:p>
            <w:pPr>
              <w:pStyle w:val="Compact"/>
              <w:jc w:val="left"/>
            </w:pPr>
            <w:r>
              <w:t xml:space="preserve">Screen</w:t>
            </w:r>
          </w:p>
        </w:tc>
        <w:tc>
          <w:tcPr/>
          <w:p>
            <w:pPr>
              <w:pStyle w:val="Compact"/>
              <w:jc w:val="left"/>
            </w:pPr>
            <w:r>
              <w:t xml:space="preserve">Trigger</w:t>
            </w:r>
          </w:p>
        </w:tc>
        <w:tc>
          <w:tcPr/>
          <w:p>
            <w:pPr>
              <w:pStyle w:val="Compact"/>
              <w:jc w:val="left"/>
            </w:pPr>
            <w:r>
              <w:t xml:space="preserve">Component</w:t>
            </w:r>
          </w:p>
        </w:tc>
        <w:tc>
          <w:tcPr/>
          <w:p>
            <w:pPr>
              <w:pStyle w:val="Compact"/>
              <w:jc w:val="left"/>
            </w:pPr>
            <w:r>
              <w:t xml:space="preserve">Action</w:t>
            </w:r>
          </w:p>
        </w:tc>
        <w:tc>
          <w:tcPr/>
          <w:p>
            <w:pPr>
              <w:pStyle w:val="Compact"/>
              <w:jc w:val="left"/>
            </w:pPr>
            <w:r>
              <w:t xml:space="preserve">Condition / remarks</w:t>
            </w:r>
          </w:p>
        </w:tc>
      </w:tr>
      <w:tr>
        <w:tc>
          <w:tcPr/>
          <w:p>
            <w:pPr>
              <w:pStyle w:val="Compact"/>
              <w:jc w:val="left"/>
            </w:pPr>
            <w:r>
              <w:t xml:space="preserve">9.1</w:t>
            </w:r>
          </w:p>
        </w:tc>
        <w:tc>
          <w:tcPr/>
          <w:p>
            <w:pPr>
              <w:pStyle w:val="Compact"/>
              <w:jc w:val="left"/>
            </w:pPr>
            <w:r>
              <w:t xml:space="preserve">Cadence</w:t>
            </w:r>
          </w:p>
        </w:tc>
        <w:tc>
          <w:tcPr/>
          <w:p>
            <w:pPr>
              <w:pStyle w:val="Compact"/>
              <w:jc w:val="left"/>
            </w:pPr>
            <w:r>
              <w:t xml:space="preserve">ON LOAD</w:t>
            </w:r>
          </w:p>
        </w:tc>
        <w:tc>
          <w:tcPr/>
          <w:p>
            <w:pPr>
              <w:pStyle w:val="Compact"/>
              <w:jc w:val="left"/>
            </w:pPr>
            <w:r>
              <w:t xml:space="preserve">My sections</w:t>
            </w:r>
          </w:p>
        </w:tc>
        <w:tc>
          <w:tcPr/>
          <w:p>
            <w:pPr>
              <w:pStyle w:val="Compact"/>
              <w:jc w:val="left"/>
            </w:pPr>
            <w:r>
              <w:t xml:space="preserve">List only sections this user owns, for the current cycle, flagged ones first</w:t>
            </w:r>
          </w:p>
        </w:tc>
        <w:tc>
          <w:tcPr/>
          <w:p>
            <w:pPr>
              <w:pStyle w:val="Compact"/>
              <w:jc w:val="left"/>
            </w:pPr>
            <w:r>
              <w:t xml:space="preserve">Other owners’ sections are absent, not greyed</w:t>
            </w:r>
          </w:p>
        </w:tc>
      </w:tr>
      <w:tr>
        <w:tc>
          <w:tcPr/>
          <w:p>
            <w:pPr>
              <w:pStyle w:val="Compact"/>
              <w:jc w:val="left"/>
            </w:pPr>
            <w:r>
              <w:t xml:space="preserve">9.2</w:t>
            </w:r>
          </w:p>
        </w:tc>
        <w:tc>
          <w:tcPr/>
          <w:p>
            <w:pPr>
              <w:pStyle w:val="Compact"/>
              <w:jc w:val="left"/>
            </w:pPr>
            <w:r>
              <w:t xml:space="preserve">Cadence</w:t>
            </w:r>
          </w:p>
        </w:tc>
        <w:tc>
          <w:tcPr/>
          <w:p>
            <w:pPr>
              <w:pStyle w:val="Compact"/>
              <w:jc w:val="left"/>
            </w:pPr>
            <w:r>
              <w:t xml:space="preserve">ON CLICK</w:t>
            </w:r>
          </w:p>
        </w:tc>
        <w:tc>
          <w:tcPr/>
          <w:p>
            <w:pPr>
              <w:pStyle w:val="Compact"/>
              <w:jc w:val="left"/>
            </w:pPr>
            <w:r>
              <w:t xml:space="preserve">Section</w:t>
            </w:r>
          </w:p>
        </w:tc>
        <w:tc>
          <w:tcPr/>
          <w:p>
            <w:pPr>
              <w:pStyle w:val="Compact"/>
              <w:jc w:val="left"/>
            </w:pPr>
            <w:r>
              <w:t xml:space="preserve">Open the editor with last cycle’s text shown above as reference</w:t>
            </w:r>
          </w:p>
        </w:tc>
        <w:tc>
          <w:tcPr/>
          <w:p>
            <w:pPr>
              <w:pStyle w:val="Compact"/>
              <w:jc w:val="left"/>
            </w:pPr>
            <w:r>
              <w:t xml:space="preserve">Last cycle is read-only context, never pre-filled into the box</w:t>
            </w:r>
          </w:p>
        </w:tc>
      </w:tr>
      <w:tr>
        <w:tc>
          <w:tcPr/>
          <w:p>
            <w:pPr>
              <w:pStyle w:val="Compact"/>
              <w:jc w:val="left"/>
            </w:pPr>
            <w:r>
              <w:t xml:space="preserve">9.3</w:t>
            </w:r>
          </w:p>
        </w:tc>
        <w:tc>
          <w:tcPr/>
          <w:p>
            <w:pPr>
              <w:pStyle w:val="Compact"/>
              <w:jc w:val="left"/>
            </w:pPr>
            <w:r>
              <w:t xml:space="preserve">Cadence</w:t>
            </w:r>
          </w:p>
        </w:tc>
        <w:tc>
          <w:tcPr/>
          <w:p>
            <w:pPr>
              <w:pStyle w:val="Compact"/>
              <w:jc w:val="left"/>
            </w:pPr>
            <w:r>
              <w:t xml:space="preserve">ON LOAD</w:t>
            </w:r>
          </w:p>
        </w:tc>
        <w:tc>
          <w:tcPr/>
          <w:p>
            <w:pPr>
              <w:pStyle w:val="Compact"/>
              <w:jc w:val="left"/>
            </w:pPr>
            <w:r>
              <w:t xml:space="preserve">Flag badge</w:t>
            </w:r>
          </w:p>
        </w:tc>
        <w:tc>
          <w:tcPr/>
          <w:p>
            <w:pPr>
              <w:pStyle w:val="Compact"/>
              <w:jc w:val="left"/>
            </w:pPr>
            <w:r>
              <w:t xml:space="preserve">Mark stale date, stale metric, contradiction or overdue against the section</w:t>
            </w:r>
          </w:p>
        </w:tc>
        <w:tc>
          <w:tcPr/>
          <w:p>
            <w:pPr>
              <w:pStyle w:val="Compact"/>
              <w:jc w:val="left"/>
            </w:pPr>
            <w:r>
              <w:t xml:space="preserve">Multiple flags stack; the badge names the specific date or figure</w:t>
            </w:r>
          </w:p>
        </w:tc>
      </w:tr>
      <w:tr>
        <w:tc>
          <w:tcPr/>
          <w:p>
            <w:pPr>
              <w:pStyle w:val="Compact"/>
              <w:jc w:val="left"/>
            </w:pPr>
            <w:r>
              <w:t xml:space="preserve">9.4</w:t>
            </w:r>
          </w:p>
        </w:tc>
        <w:tc>
          <w:tcPr/>
          <w:p>
            <w:pPr>
              <w:pStyle w:val="Compact"/>
              <w:jc w:val="left"/>
            </w:pPr>
            <w:r>
              <w:t xml:space="preserve">Cadence</w:t>
            </w:r>
          </w:p>
        </w:tc>
        <w:tc>
          <w:tcPr/>
          <w:p>
            <w:pPr>
              <w:pStyle w:val="Compact"/>
              <w:jc w:val="left"/>
            </w:pPr>
            <w:r>
              <w:t xml:space="preserve">ON CLICK</w:t>
            </w:r>
          </w:p>
        </w:tc>
        <w:tc>
          <w:tcPr/>
          <w:p>
            <w:pPr>
              <w:pStyle w:val="Compact"/>
              <w:jc w:val="left"/>
            </w:pPr>
            <w:r>
              <w:t xml:space="preserve">Flag badge</w:t>
            </w:r>
          </w:p>
        </w:tc>
        <w:tc>
          <w:tcPr/>
          <w:p>
            <w:pPr>
              <w:pStyle w:val="Compact"/>
              <w:jc w:val="left"/>
            </w:pPr>
            <w:r>
              <w:t xml:space="preserve">Expand to show what triggered it and which source it was checked against</w:t>
            </w:r>
          </w:p>
        </w:tc>
        <w:tc>
          <w:tcPr/>
          <w:p>
            <w:pPr>
              <w:pStyle w:val="Compact"/>
              <w:jc w:val="left"/>
            </w:pPr>
            <w:r>
              <w:t xml:space="preserve">Dismissing a flag requires a one-line reason, which is logged</w:t>
            </w:r>
          </w:p>
        </w:tc>
      </w:tr>
      <w:tr>
        <w:tc>
          <w:tcPr/>
          <w:p>
            <w:pPr>
              <w:pStyle w:val="Compact"/>
              <w:jc w:val="left"/>
            </w:pPr>
            <w:r>
              <w:t xml:space="preserve">9.5</w:t>
            </w:r>
          </w:p>
        </w:tc>
        <w:tc>
          <w:tcPr/>
          <w:p>
            <w:pPr>
              <w:pStyle w:val="Compact"/>
              <w:jc w:val="left"/>
            </w:pPr>
            <w:r>
              <w:t xml:space="preserve">Cadence</w:t>
            </w:r>
          </w:p>
        </w:tc>
        <w:tc>
          <w:tcPr/>
          <w:p>
            <w:pPr>
              <w:pStyle w:val="Compact"/>
              <w:jc w:val="left"/>
            </w:pPr>
            <w:r>
              <w:t xml:space="preserve">ON CLICK</w:t>
            </w:r>
          </w:p>
        </w:tc>
        <w:tc>
          <w:tcPr/>
          <w:p>
            <w:pPr>
              <w:pStyle w:val="Compact"/>
              <w:jc w:val="left"/>
            </w:pPr>
            <w:r>
              <w:t xml:space="preserve">Carry forward</w:t>
            </w:r>
          </w:p>
        </w:tc>
        <w:tc>
          <w:tcPr/>
          <w:p>
            <w:pPr>
              <w:pStyle w:val="Compact"/>
              <w:jc w:val="left"/>
            </w:pPr>
            <w:r>
              <w:t xml:space="preserve">Draft this MBR section from the last four WBR entries for the same section</w:t>
            </w:r>
          </w:p>
        </w:tc>
        <w:tc>
          <w:tcPr/>
          <w:p>
            <w:pPr>
              <w:pStyle w:val="Compact"/>
              <w:jc w:val="left"/>
            </w:pPr>
            <w:r>
              <w:t xml:space="preserve">MBR only; the draft opens editable and unsaved, marked as drafted</w:t>
            </w:r>
          </w:p>
        </w:tc>
      </w:tr>
      <w:tr>
        <w:tc>
          <w:tcPr/>
          <w:p>
            <w:pPr>
              <w:pStyle w:val="Compact"/>
              <w:jc w:val="left"/>
            </w:pPr>
            <w:r>
              <w:t xml:space="preserve">9.6</w:t>
            </w:r>
          </w:p>
        </w:tc>
        <w:tc>
          <w:tcPr/>
          <w:p>
            <w:pPr>
              <w:pStyle w:val="Compact"/>
              <w:jc w:val="left"/>
            </w:pPr>
            <w:r>
              <w:t xml:space="preserve">Cadence</w:t>
            </w:r>
          </w:p>
        </w:tc>
        <w:tc>
          <w:tcPr/>
          <w:p>
            <w:pPr>
              <w:pStyle w:val="Compact"/>
              <w:jc w:val="left"/>
            </w:pPr>
            <w:r>
              <w:t xml:space="preserve">ON SUBMIT</w:t>
            </w:r>
          </w:p>
        </w:tc>
        <w:tc>
          <w:tcPr/>
          <w:p>
            <w:pPr>
              <w:pStyle w:val="Compact"/>
              <w:jc w:val="left"/>
            </w:pPr>
            <w:r>
              <w:t xml:space="preserve">Submit</w:t>
            </w:r>
          </w:p>
        </w:tc>
        <w:tc>
          <w:tcPr/>
          <w:p>
            <w:pPr>
              <w:pStyle w:val="Compact"/>
              <w:jc w:val="left"/>
            </w:pPr>
            <w:r>
              <w:t xml:space="preserve">Lock the section for the cycle and write an audit entry</w:t>
            </w:r>
          </w:p>
        </w:tc>
        <w:tc>
          <w:tcPr/>
          <w:p>
            <w:pPr>
              <w:pStyle w:val="Compact"/>
              <w:jc w:val="left"/>
            </w:pPr>
            <w:r>
              <w:t xml:space="preserve">Reopening is allowed and logs a second entry</w:t>
            </w:r>
          </w:p>
        </w:tc>
      </w:tr>
      <w:tr>
        <w:tc>
          <w:tcPr/>
          <w:p>
            <w:pPr>
              <w:pStyle w:val="Compact"/>
              <w:jc w:val="left"/>
            </w:pPr>
            <w:r>
              <w:t xml:space="preserve">9.7</w:t>
            </w:r>
          </w:p>
        </w:tc>
        <w:tc>
          <w:tcPr/>
          <w:p>
            <w:pPr>
              <w:pStyle w:val="Compact"/>
              <w:jc w:val="left"/>
            </w:pPr>
            <w:r>
              <w:t xml:space="preserve">Cadence</w:t>
            </w:r>
          </w:p>
        </w:tc>
        <w:tc>
          <w:tcPr/>
          <w:p>
            <w:pPr>
              <w:pStyle w:val="Compact"/>
              <w:jc w:val="left"/>
            </w:pPr>
            <w:r>
              <w:t xml:space="preserve">ON CLICK</w:t>
            </w:r>
          </w:p>
        </w:tc>
        <w:tc>
          <w:tcPr/>
          <w:p>
            <w:pPr>
              <w:pStyle w:val="Compact"/>
              <w:jc w:val="left"/>
            </w:pPr>
            <w:r>
              <w:t xml:space="preserve">History</w:t>
            </w:r>
          </w:p>
        </w:tc>
        <w:tc>
          <w:tcPr/>
          <w:p>
            <w:pPr>
              <w:pStyle w:val="Compact"/>
              <w:jc w:val="left"/>
            </w:pPr>
            <w:r>
              <w:t xml:space="preserve">Show every version of this section with author, timestamp and a diff</w:t>
            </w:r>
          </w:p>
        </w:tc>
        <w:tc>
          <w:tcPr/>
          <w:p>
            <w:pPr>
              <w:pStyle w:val="Compact"/>
              <w:jc w:val="left"/>
            </w:pPr>
            <w:r>
              <w:t xml:space="preserve">Read-only; nothing can be deleted from the trail</w:t>
            </w:r>
          </w:p>
        </w:tc>
      </w:tr>
      <w:tr>
        <w:tc>
          <w:tcPr/>
          <w:p>
            <w:pPr>
              <w:pStyle w:val="Compact"/>
              <w:jc w:val="left"/>
            </w:pPr>
            <w:r>
              <w:t xml:space="preserve">9.8</w:t>
            </w:r>
          </w:p>
        </w:tc>
        <w:tc>
          <w:tcPr/>
          <w:p>
            <w:pPr>
              <w:pStyle w:val="Compact"/>
              <w:jc w:val="left"/>
            </w:pPr>
            <w:r>
              <w:t xml:space="preserve">Cadence</w:t>
            </w:r>
          </w:p>
        </w:tc>
        <w:tc>
          <w:tcPr/>
          <w:p>
            <w:pPr>
              <w:pStyle w:val="Compact"/>
              <w:jc w:val="left"/>
            </w:pPr>
            <w:r>
              <w:t xml:space="preserve">ON LOAD</w:t>
            </w:r>
          </w:p>
        </w:tc>
        <w:tc>
          <w:tcPr/>
          <w:p>
            <w:pPr>
              <w:pStyle w:val="Compact"/>
              <w:jc w:val="left"/>
            </w:pPr>
            <w:r>
              <w:t xml:space="preserve">Cycle selector</w:t>
            </w:r>
          </w:p>
        </w:tc>
        <w:tc>
          <w:tcPr/>
          <w:p>
            <w:pPr>
              <w:pStyle w:val="Compact"/>
              <w:jc w:val="left"/>
            </w:pPr>
            <w:r>
              <w:t xml:space="preserve">Default to the open cycle; past cycles render read-only</w:t>
            </w:r>
          </w:p>
        </w:tc>
        <w:tc>
          <w:tcPr/>
          <w:p>
            <w:pPr>
              <w:pStyle w:val="Compact"/>
              <w:jc w:val="left"/>
            </w:pPr>
            <w:r>
              <w:t xml:space="preserve">Prevents retroactive edits that would break the audit story</w:t>
            </w:r>
          </w:p>
        </w:tc>
      </w:tr>
    </w:tbl>
    <w:p>
      <w:pPr>
        <w:pStyle w:val="BodyText"/>
      </w:pPr>
      <w:r>
        <w:rPr>
          <w:bCs/>
          <w:b/>
        </w:rPr>
        <w:t xml:space="preserve">Additional requirements.</w:t>
      </w:r>
      <w:r>
        <w:t xml:space="preserve"> A carry-forward draft must show which WBR entries it came from, inline, before it is accepted — an unsourced figure reaching an MBR is the failure mode this feature creates. </w:t>
      </w:r>
      <w:del w:id="9140" w:author="Anisha Subberwal" w:date="2026-09-27T12:00:00Z">
        <w:r>
          <w:delText xml:space="preserve">Nothing in this tab writes to the live WBR or MBR documents; export is manual for now.</w:delText>
        </w:r>
      </w:del>
      <w:ins w:id="9141" w:author="Anisha Subberwal" w:date="2026-09-27T12:00:00Z">
        <w:r>
          <w:t xml:space="preserve">Nothing in this tab writes to the live WBR or MBR documents; the admin downloads the compiled file as .docx (module 16).</w:t>
        </w:r>
      </w:ins>
      <w:ins w:id="9142" w:author="Anisha Subberwal" w:date="2026-09-27T12:00:00Z">
        <w:r>
          <w:t xml:space="preserve"> The editor is the place the owner spends their time, so it must be faster than opening the shared file: one section on screen, last cycle beside it, no formatting controls beyond bold, lists and tables, autosave, and submit in one click.</w:t>
        </w:r>
      </w:ins>
    </w:p>
    <w:bookmarkEnd w:id="31"/>
    <w:bookmarkStart w:id="32" w:name="module-admin"/>
    <w:p>
      <w:pPr>
        <w:pStyle w:val="Heading2"/>
      </w:pPr>
      <w:r>
        <w:t xml:space="preserve">10. Module: Admin</w:t>
      </w:r>
    </w:p>
    <w:p>
      <w:pPr>
        <w:pStyle w:val="FirstParagraph"/>
      </w:pPr>
      <w:r>
        <w:rPr>
          <w:bCs/>
          <w:b/>
        </w:rPr>
        <w:t xml:space="preserve">Purpose.</w:t>
      </w:r>
      <w:r>
        <w:t xml:space="preserve"> Configure who sees what, who owns which section, and which lens each audience lands on — without touching code. This is what makes Atlas portable to a team other than ShiMR.</w:t>
      </w:r>
    </w:p>
    <w:p>
      <w:pPr>
        <w:pStyle w:val="BodyText"/>
      </w:pPr>
      <w:r>
        <w:rPr>
          <w:bCs/>
          <w:b/>
        </w:rPr>
        <w:t xml:space="preserve">Pre-condition.</w:t>
      </w:r>
      <w:r>
        <w:t xml:space="preserve"> The user’s role is Admin. The tab does not render for anyone else.</w:t>
      </w:r>
    </w:p>
    <w:p>
      <w:pPr>
        <w:pStyle w:val="BodyText"/>
      </w:pPr>
      <w:r>
        <w:rPr>
          <w:bCs/>
          <w:b/>
        </w:rPr>
        <w:t xml:space="preserve">Screen components.</w:t>
      </w:r>
      <w:r>
        <w:t xml:space="preserve"> Three panels behind sub-tabs: Roles and node visibility · Sections and owners · Lens defaults. Each is a table with inline editing and an Add row </w:t>
      </w:r>
      <w:r>
        <w:rPr>
          <w:rStyle w:val="VerbatimChar"/>
        </w:rPr>
        <w:t xml:space="preserve">plus</w:t>
      </w:r>
      <w:r>
        <w:t xml:space="preserve">.</w:t>
      </w:r>
    </w:p>
    <w:p>
      <w:pPr>
        <w:pStyle w:val="BodyText"/>
      </w:pPr>
      <w:r>
        <w:rPr>
          <w:bCs/>
          <w:b/>
        </w:rPr>
        <w:t xml:space="preserve">Panel 10a — Roles and node visibility.</w:t>
      </w:r>
      <w:r>
        <w:t xml:space="preserve"> A grid of roles against node types, each cell Visible or Restricted.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Node type</w:t>
            </w:r>
          </w:p>
        </w:tc>
        <w:tc>
          <w:tcPr/>
          <w:p>
            <w:pPr>
              <w:pStyle w:val="Compact"/>
              <w:jc w:val="left"/>
            </w:pPr>
            <w:r>
              <w:t xml:space="preserve">Partner team</w:t>
            </w:r>
          </w:p>
        </w:tc>
        <w:tc>
          <w:tcPr/>
          <w:p>
            <w:pPr>
              <w:pStyle w:val="Compact"/>
              <w:jc w:val="left"/>
            </w:pPr>
            <w:r>
              <w:t xml:space="preserve">Section owner</w:t>
            </w:r>
          </w:p>
        </w:tc>
        <w:tc>
          <w:tcPr/>
          <w:p>
            <w:pPr>
              <w:pStyle w:val="Compact"/>
              <w:jc w:val="left"/>
            </w:pPr>
            <w:r>
              <w:t xml:space="preserve">Risk Strategy</w:t>
            </w:r>
          </w:p>
        </w:tc>
        <w:tc>
          <w:tcPr/>
          <w:p>
            <w:pPr>
              <w:pStyle w:val="Compact"/>
              <w:jc w:val="left"/>
            </w:pPr>
            <w:r>
              <w:t xml:space="preserve">Admin</w:t>
            </w:r>
          </w:p>
        </w:tc>
      </w:tr>
      <w:tr>
        <w:tc>
          <w:tcPr/>
          <w:p>
            <w:pPr>
              <w:pStyle w:val="Compact"/>
              <w:jc w:val="left"/>
            </w:pPr>
            <w:r>
              <w:t xml:space="preserve">Flow, stage, checkpoint</w:t>
            </w:r>
          </w:p>
        </w:tc>
        <w:tc>
          <w:tcPr/>
          <w:p>
            <w:pPr>
              <w:pStyle w:val="Compact"/>
              <w:jc w:val="left"/>
            </w:pPr>
            <w:r>
              <w:t xml:space="preserve">Visible</w:t>
            </w:r>
          </w:p>
        </w:tc>
        <w:tc>
          <w:tcPr/>
          <w:p>
            <w:pPr>
              <w:pStyle w:val="Compact"/>
              <w:jc w:val="left"/>
            </w:pPr>
            <w:r>
              <w:t xml:space="preserve">Visible</w:t>
            </w:r>
          </w:p>
        </w:tc>
        <w:tc>
          <w:tcPr/>
          <w:p>
            <w:pPr>
              <w:pStyle w:val="Compact"/>
              <w:jc w:val="left"/>
            </w:pPr>
            <w:r>
              <w:t xml:space="preserve">Visible</w:t>
            </w:r>
          </w:p>
        </w:tc>
        <w:tc>
          <w:tcPr/>
          <w:p>
            <w:pPr>
              <w:pStyle w:val="Compact"/>
              <w:jc w:val="left"/>
            </w:pPr>
            <w:r>
              <w:t xml:space="preserve">Visible</w:t>
            </w:r>
          </w:p>
        </w:tc>
      </w:tr>
      <w:tr>
        <w:tc>
          <w:tcPr/>
          <w:p>
            <w:pPr>
              <w:pStyle w:val="Compact"/>
              <w:jc w:val="left"/>
            </w:pPr>
            <w:r>
              <w:t xml:space="preserve">System, contract</w:t>
            </w:r>
          </w:p>
        </w:tc>
        <w:tc>
          <w:tcPr/>
          <w:p>
            <w:pPr>
              <w:pStyle w:val="Compact"/>
              <w:jc w:val="left"/>
            </w:pPr>
            <w:r>
              <w:t xml:space="preserve">Visible</w:t>
            </w:r>
          </w:p>
        </w:tc>
        <w:tc>
          <w:tcPr/>
          <w:p>
            <w:pPr>
              <w:pStyle w:val="Compact"/>
              <w:jc w:val="left"/>
            </w:pPr>
            <w:r>
              <w:t xml:space="preserve">Visible</w:t>
            </w:r>
          </w:p>
        </w:tc>
        <w:tc>
          <w:tcPr/>
          <w:p>
            <w:pPr>
              <w:pStyle w:val="Compact"/>
              <w:jc w:val="left"/>
            </w:pPr>
            <w:r>
              <w:t xml:space="preserve">Visible</w:t>
            </w:r>
          </w:p>
        </w:tc>
        <w:tc>
          <w:tcPr/>
          <w:p>
            <w:pPr>
              <w:pStyle w:val="Compact"/>
              <w:jc w:val="left"/>
            </w:pPr>
            <w:r>
              <w:t xml:space="preserve">Visible</w:t>
            </w:r>
          </w:p>
        </w:tc>
      </w:tr>
      <w:tr>
        <w:tc>
          <w:tcPr/>
          <w:p>
            <w:pPr>
              <w:pStyle w:val="Compact"/>
              <w:jc w:val="left"/>
            </w:pPr>
            <w:r>
              <w:t xml:space="preserve">Rules applied</w:t>
            </w:r>
          </w:p>
        </w:tc>
        <w:tc>
          <w:tcPr/>
          <w:p>
            <w:pPr>
              <w:pStyle w:val="Compact"/>
              <w:jc w:val="left"/>
            </w:pPr>
            <w:r>
              <w:t xml:space="preserve">Restricted</w:t>
            </w:r>
          </w:p>
        </w:tc>
        <w:tc>
          <w:tcPr/>
          <w:p>
            <w:pPr>
              <w:pStyle w:val="Compact"/>
              <w:jc w:val="left"/>
            </w:pPr>
            <w:r>
              <w:t xml:space="preserve">Restricted</w:t>
            </w:r>
          </w:p>
        </w:tc>
        <w:tc>
          <w:tcPr/>
          <w:p>
            <w:pPr>
              <w:pStyle w:val="Compact"/>
              <w:jc w:val="left"/>
            </w:pPr>
            <w:r>
              <w:t xml:space="preserve">Visible</w:t>
            </w:r>
          </w:p>
        </w:tc>
        <w:tc>
          <w:tcPr/>
          <w:p>
            <w:pPr>
              <w:pStyle w:val="Compact"/>
              <w:jc w:val="left"/>
            </w:pPr>
            <w:r>
              <w:t xml:space="preserve">Visible</w:t>
            </w:r>
          </w:p>
        </w:tc>
      </w:tr>
      <w:tr>
        <w:tc>
          <w:tcPr/>
          <w:p>
            <w:pPr>
              <w:pStyle w:val="Compact"/>
              <w:jc w:val="left"/>
            </w:pPr>
            <w:r>
              <w:t xml:space="preserve">Regional status and owner</w:t>
            </w:r>
          </w:p>
        </w:tc>
        <w:tc>
          <w:tcPr/>
          <w:p>
            <w:pPr>
              <w:pStyle w:val="Compact"/>
              <w:jc w:val="left"/>
            </w:pPr>
            <w:r>
              <w:t xml:space="preserve">Visible</w:t>
            </w:r>
          </w:p>
        </w:tc>
        <w:tc>
          <w:tcPr/>
          <w:p>
            <w:pPr>
              <w:pStyle w:val="Compact"/>
              <w:jc w:val="left"/>
            </w:pPr>
            <w:r>
              <w:t xml:space="preserve">Visible</w:t>
            </w:r>
          </w:p>
        </w:tc>
        <w:tc>
          <w:tcPr/>
          <w:p>
            <w:pPr>
              <w:pStyle w:val="Compact"/>
              <w:jc w:val="left"/>
            </w:pPr>
            <w:r>
              <w:t xml:space="preserve">Visible</w:t>
            </w:r>
          </w:p>
        </w:tc>
        <w:tc>
          <w:tcPr/>
          <w:p>
            <w:pPr>
              <w:pStyle w:val="Compact"/>
              <w:jc w:val="left"/>
            </w:pPr>
            <w:r>
              <w:t xml:space="preserve">Visible</w:t>
            </w:r>
          </w:p>
        </w:tc>
      </w:tr>
      <w:tr>
        <w:tc>
          <w:tcPr/>
          <w:p>
            <w:pPr>
              <w:pStyle w:val="Compact"/>
              <w:jc w:val="left"/>
            </w:pPr>
            <w:r>
              <w:t xml:space="preserve">Cadence sections</w:t>
            </w:r>
          </w:p>
        </w:tc>
        <w:tc>
          <w:tcPr/>
          <w:p>
            <w:pPr>
              <w:pStyle w:val="Compact"/>
              <w:jc w:val="left"/>
            </w:pPr>
            <w:r>
              <w:t xml:space="preserve">Own only</w:t>
            </w:r>
          </w:p>
        </w:tc>
        <w:tc>
          <w:tcPr/>
          <w:p>
            <w:pPr>
              <w:pStyle w:val="Compact"/>
              <w:jc w:val="left"/>
            </w:pPr>
            <w:r>
              <w:t xml:space="preserve">Own only</w:t>
            </w:r>
          </w:p>
        </w:tc>
        <w:tc>
          <w:tcPr/>
          <w:p>
            <w:pPr>
              <w:pStyle w:val="Compact"/>
              <w:jc w:val="left"/>
            </w:pPr>
            <w:r>
              <w:t xml:space="preserve">Own only</w:t>
            </w:r>
          </w:p>
        </w:tc>
        <w:tc>
          <w:tcPr/>
          <w:p>
            <w:pPr>
              <w:pStyle w:val="Compact"/>
              <w:jc w:val="left"/>
            </w:pPr>
            <w:r>
              <w:t xml:space="preserve">All</w:t>
            </w:r>
          </w:p>
        </w:tc>
      </w:tr>
    </w:tbl>
    <w:p>
      <w:pPr>
        <w:pStyle w:val="BodyText"/>
      </w:pPr>
      <w:r>
        <w:rPr>
          <w:bCs/>
          <w:b/>
        </w:rPr>
        <w:t xml:space="preserve">Work flow.</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S.No.</w:t>
            </w:r>
          </w:p>
        </w:tc>
        <w:tc>
          <w:tcPr/>
          <w:p>
            <w:pPr>
              <w:pStyle w:val="Compact"/>
              <w:jc w:val="left"/>
            </w:pPr>
            <w:r>
              <w:t xml:space="preserve">Screen</w:t>
            </w:r>
          </w:p>
        </w:tc>
        <w:tc>
          <w:tcPr/>
          <w:p>
            <w:pPr>
              <w:pStyle w:val="Compact"/>
              <w:jc w:val="left"/>
            </w:pPr>
            <w:r>
              <w:t xml:space="preserve">Trigger</w:t>
            </w:r>
          </w:p>
        </w:tc>
        <w:tc>
          <w:tcPr/>
          <w:p>
            <w:pPr>
              <w:pStyle w:val="Compact"/>
              <w:jc w:val="left"/>
            </w:pPr>
            <w:r>
              <w:t xml:space="preserve">Component</w:t>
            </w:r>
          </w:p>
        </w:tc>
        <w:tc>
          <w:tcPr/>
          <w:p>
            <w:pPr>
              <w:pStyle w:val="Compact"/>
              <w:jc w:val="left"/>
            </w:pPr>
            <w:r>
              <w:t xml:space="preserve">Action</w:t>
            </w:r>
          </w:p>
        </w:tc>
        <w:tc>
          <w:tcPr/>
          <w:p>
            <w:pPr>
              <w:pStyle w:val="Compact"/>
              <w:jc w:val="left"/>
            </w:pPr>
            <w:r>
              <w:t xml:space="preserve">Condition / remarks</w:t>
            </w:r>
          </w:p>
        </w:tc>
      </w:tr>
      <w:tr>
        <w:tc>
          <w:tcPr/>
          <w:p>
            <w:pPr>
              <w:pStyle w:val="Compact"/>
              <w:jc w:val="left"/>
            </w:pPr>
            <w:r>
              <w:t xml:space="preserve">10.1</w:t>
            </w:r>
          </w:p>
        </w:tc>
        <w:tc>
          <w:tcPr/>
          <w:p>
            <w:pPr>
              <w:pStyle w:val="Compact"/>
              <w:jc w:val="left"/>
            </w:pPr>
            <w:r>
              <w:t xml:space="preserve">Admin</w:t>
            </w:r>
          </w:p>
        </w:tc>
        <w:tc>
          <w:tcPr/>
          <w:p>
            <w:pPr>
              <w:pStyle w:val="Compact"/>
              <w:jc w:val="left"/>
            </w:pPr>
            <w:r>
              <w:t xml:space="preserve">ON CHANGE</w:t>
            </w:r>
          </w:p>
        </w:tc>
        <w:tc>
          <w:tcPr/>
          <w:p>
            <w:pPr>
              <w:pStyle w:val="Compact"/>
              <w:jc w:val="left"/>
            </w:pPr>
            <w:r>
              <w:t xml:space="preserve">Visibility cell</w:t>
            </w:r>
          </w:p>
        </w:tc>
        <w:tc>
          <w:tcPr/>
          <w:p>
            <w:pPr>
              <w:pStyle w:val="Compact"/>
              <w:jc w:val="left"/>
            </w:pPr>
            <w:r>
              <w:t xml:space="preserve">Toggle Visible or Restricted for that role and node type</w:t>
            </w:r>
          </w:p>
        </w:tc>
        <w:tc>
          <w:tcPr/>
          <w:p>
            <w:pPr>
              <w:pStyle w:val="Compact"/>
              <w:jc w:val="left"/>
            </w:pPr>
            <w:r>
              <w:t xml:space="preserve">Takes effect on the next retrieval, not on a rebuild</w:t>
            </w:r>
          </w:p>
        </w:tc>
      </w:tr>
      <w:tr>
        <w:tc>
          <w:tcPr/>
          <w:p>
            <w:pPr>
              <w:pStyle w:val="Compact"/>
              <w:jc w:val="left"/>
            </w:pPr>
            <w:r>
              <w:t xml:space="preserve">10.2</w:t>
            </w:r>
          </w:p>
        </w:tc>
        <w:tc>
          <w:tcPr/>
          <w:p>
            <w:pPr>
              <w:pStyle w:val="Compact"/>
              <w:jc w:val="left"/>
            </w:pPr>
            <w:r>
              <w:t xml:space="preserve">Admin</w:t>
            </w:r>
          </w:p>
        </w:tc>
        <w:tc>
          <w:tcPr/>
          <w:p>
            <w:pPr>
              <w:pStyle w:val="Compact"/>
              <w:jc w:val="left"/>
            </w:pPr>
            <w:r>
              <w:t xml:space="preserve">ON CHANGE</w:t>
            </w:r>
          </w:p>
        </w:tc>
        <w:tc>
          <w:tcPr/>
          <w:p>
            <w:pPr>
              <w:pStyle w:val="Compact"/>
              <w:jc w:val="left"/>
            </w:pPr>
            <w:r>
              <w:t xml:space="preserve">Visibility cell</w:t>
            </w:r>
          </w:p>
        </w:tc>
        <w:tc>
          <w:tcPr/>
          <w:p>
            <w:pPr>
              <w:pStyle w:val="Compact"/>
              <w:jc w:val="left"/>
            </w:pPr>
            <w:r>
              <w:t xml:space="preserve">Write an audit entry naming the admin, the cell and both values</w:t>
            </w:r>
          </w:p>
        </w:tc>
        <w:tc>
          <w:tcPr/>
          <w:p>
            <w:pPr>
              <w:pStyle w:val="Compact"/>
              <w:jc w:val="left"/>
            </w:pPr>
            <w:r>
              <w:t xml:space="preserve">Visibility changes are the most sensitive action in the product</w:t>
            </w:r>
          </w:p>
        </w:tc>
      </w:tr>
      <w:tr>
        <w:tc>
          <w:tcPr/>
          <w:p>
            <w:pPr>
              <w:pStyle w:val="Compact"/>
              <w:jc w:val="left"/>
            </w:pPr>
            <w:r>
              <w:t xml:space="preserve">10.3</w:t>
            </w:r>
          </w:p>
        </w:tc>
        <w:tc>
          <w:tcPr/>
          <w:p>
            <w:pPr>
              <w:pStyle w:val="Compact"/>
              <w:jc w:val="left"/>
            </w:pPr>
            <w:r>
              <w:t xml:space="preserve">Admin</w:t>
            </w:r>
          </w:p>
        </w:tc>
        <w:tc>
          <w:tcPr/>
          <w:p>
            <w:pPr>
              <w:pStyle w:val="Compact"/>
              <w:jc w:val="left"/>
            </w:pPr>
            <w:r>
              <w:t xml:space="preserve">ON CLICK</w:t>
            </w:r>
          </w:p>
        </w:tc>
        <w:tc>
          <w:tcPr/>
          <w:p>
            <w:pPr>
              <w:pStyle w:val="Compact"/>
              <w:jc w:val="left"/>
            </w:pPr>
            <w:r>
              <w:t xml:space="preserve">Add section</w:t>
            </w:r>
          </w:p>
        </w:tc>
        <w:tc>
          <w:tcPr/>
          <w:p>
            <w:pPr>
              <w:pStyle w:val="Compact"/>
              <w:jc w:val="left"/>
            </w:pPr>
            <w:r>
              <w:t xml:space="preserve">Create a section against a document, cycle and owner</w:t>
            </w:r>
          </w:p>
        </w:tc>
        <w:tc>
          <w:tcPr/>
          <w:p>
            <w:pPr>
              <w:pStyle w:val="Compact"/>
              <w:jc w:val="left"/>
            </w:pPr>
            <w:r>
              <w:t xml:space="preserve">An owner must exist before a section can be saved</w:t>
            </w:r>
          </w:p>
        </w:tc>
      </w:tr>
      <w:tr>
        <w:tc>
          <w:tcPr/>
          <w:p>
            <w:pPr>
              <w:pStyle w:val="Compact"/>
              <w:jc w:val="left"/>
            </w:pPr>
            <w:r>
              <w:t xml:space="preserve">10.4</w:t>
            </w:r>
          </w:p>
        </w:tc>
        <w:tc>
          <w:tcPr/>
          <w:p>
            <w:pPr>
              <w:pStyle w:val="Compact"/>
              <w:jc w:val="left"/>
            </w:pPr>
            <w:r>
              <w:t xml:space="preserve">Admin</w:t>
            </w:r>
          </w:p>
        </w:tc>
        <w:tc>
          <w:tcPr/>
          <w:p>
            <w:pPr>
              <w:pStyle w:val="Compact"/>
              <w:jc w:val="left"/>
            </w:pPr>
            <w:r>
              <w:t xml:space="preserve">ON CHANGE</w:t>
            </w:r>
          </w:p>
        </w:tc>
        <w:tc>
          <w:tcPr/>
          <w:p>
            <w:pPr>
              <w:pStyle w:val="Compact"/>
              <w:jc w:val="left"/>
            </w:pPr>
            <w:r>
              <w:t xml:space="preserve">Section owner</w:t>
            </w:r>
          </w:p>
        </w:tc>
        <w:tc>
          <w:tcPr/>
          <w:p>
            <w:pPr>
              <w:pStyle w:val="Compact"/>
              <w:jc w:val="left"/>
            </w:pPr>
            <w:r>
              <w:t xml:space="preserve">Reassign; the section moves to the new owner’s Cadence list on save</w:t>
            </w:r>
          </w:p>
        </w:tc>
        <w:tc>
          <w:tcPr/>
          <w:p>
            <w:pPr>
              <w:pStyle w:val="Compact"/>
              <w:jc w:val="left"/>
            </w:pPr>
            <w:r>
              <w:t xml:space="preserve">The previous owner’s submitted history stays attached to the section</w:t>
            </w:r>
          </w:p>
        </w:tc>
      </w:tr>
      <w:tr>
        <w:tc>
          <w:tcPr/>
          <w:p>
            <w:pPr>
              <w:pStyle w:val="Compact"/>
              <w:jc w:val="left"/>
            </w:pPr>
            <w:r>
              <w:t xml:space="preserve">10.5</w:t>
            </w:r>
          </w:p>
        </w:tc>
        <w:tc>
          <w:tcPr/>
          <w:p>
            <w:pPr>
              <w:pStyle w:val="Compact"/>
              <w:jc w:val="left"/>
            </w:pPr>
            <w:r>
              <w:t xml:space="preserve">Admin</w:t>
            </w:r>
          </w:p>
        </w:tc>
        <w:tc>
          <w:tcPr/>
          <w:p>
            <w:pPr>
              <w:pStyle w:val="Compact"/>
              <w:jc w:val="left"/>
            </w:pPr>
            <w:r>
              <w:t xml:space="preserve">ON CHANGE</w:t>
            </w:r>
          </w:p>
        </w:tc>
        <w:tc>
          <w:tcPr/>
          <w:p>
            <w:pPr>
              <w:pStyle w:val="Compact"/>
              <w:jc w:val="left"/>
            </w:pPr>
            <w:r>
              <w:t xml:space="preserve">Lens default</w:t>
            </w:r>
          </w:p>
        </w:tc>
        <w:tc>
          <w:tcPr/>
          <w:p>
            <w:pPr>
              <w:pStyle w:val="Compact"/>
              <w:jc w:val="left"/>
            </w:pPr>
            <w:r>
              <w:t xml:space="preserve">Set the landing lens per role</w:t>
            </w:r>
          </w:p>
        </w:tc>
        <w:tc>
          <w:tcPr/>
          <w:p>
            <w:pPr>
              <w:pStyle w:val="Compact"/>
              <w:jc w:val="left"/>
            </w:pPr>
            <w:r>
              <w:t xml:space="preserve">A user may still override for their session</w:t>
            </w:r>
          </w:p>
        </w:tc>
      </w:tr>
      <w:tr>
        <w:tc>
          <w:tcPr/>
          <w:p>
            <w:pPr>
              <w:pStyle w:val="Compact"/>
              <w:jc w:val="left"/>
            </w:pPr>
            <w:r>
              <w:t xml:space="preserve">10.6</w:t>
            </w:r>
          </w:p>
        </w:tc>
        <w:tc>
          <w:tcPr/>
          <w:p>
            <w:pPr>
              <w:pStyle w:val="Compact"/>
              <w:jc w:val="left"/>
            </w:pPr>
            <w:r>
              <w:t xml:space="preserve">Admin</w:t>
            </w:r>
          </w:p>
        </w:tc>
        <w:tc>
          <w:tcPr/>
          <w:p>
            <w:pPr>
              <w:pStyle w:val="Compact"/>
              <w:jc w:val="left"/>
            </w:pPr>
            <w:r>
              <w:t xml:space="preserve">ON CLICK</w:t>
            </w:r>
          </w:p>
        </w:tc>
        <w:tc>
          <w:tcPr/>
          <w:p>
            <w:pPr>
              <w:pStyle w:val="Compact"/>
              <w:jc w:val="left"/>
            </w:pPr>
            <w:r>
              <w:t xml:space="preserve">Preview as role</w:t>
            </w:r>
          </w:p>
        </w:tc>
        <w:tc>
          <w:tcPr/>
          <w:p>
            <w:pPr>
              <w:pStyle w:val="Compact"/>
              <w:jc w:val="left"/>
            </w:pPr>
            <w:r>
              <w:t xml:space="preserve">Re-render the whole product as that role sees it</w:t>
            </w:r>
          </w:p>
        </w:tc>
        <w:tc>
          <w:tcPr/>
          <w:p>
            <w:pPr>
              <w:pStyle w:val="Compact"/>
              <w:jc w:val="left"/>
            </w:pPr>
            <w:r>
              <w:t xml:space="preserve">The single fastest way to verify gating, and a strong demo beat</w:t>
            </w:r>
          </w:p>
        </w:tc>
      </w:tr>
    </w:tbl>
    <w:p>
      <w:pPr>
        <w:pStyle w:val="BodyText"/>
      </w:pPr>
      <w:r>
        <w:rPr>
          <w:bCs/>
          <w:b/>
        </w:rPr>
        <w:t xml:space="preserve">Additional requirements.</w:t>
      </w:r>
      <w:r>
        <w:t xml:space="preserve"> Preview-as-role is read-only and clearly banded, so an admin cannot edit while impersonating. Configuration is a file in the build rather than a screen for the Oct 6 demo; the screen is specified here so the demo can show the file and describe what replaces it.</w:t>
      </w:r>
    </w:p>
    <w:bookmarkEnd w:id="32"/>
    <w:p>
      <w:pPr>
        <w:pStyle w:val="Heading2"/>
        <w:rPr>
          <w:ins w:id="9143" w:author="Anisha Subberwal" w:date="2026-09-27T12:00:00Z"/>
        </w:rPr>
      </w:pPr>
      <w:ins w:id="9144" w:author="Anisha Subberwal" w:date="2026-09-27T12:00:00Z">
        <w:r>
          <w:t xml:space="preserve">12. Module: Home and to-dos</w:t>
        </w:r>
      </w:ins>
    </w:p>
    <w:p>
      <w:pPr>
        <w:pStyle w:val="FirstParagraph"/>
        <w:rPr>
          <w:ins w:id="9145" w:author="Anisha Subberwal" w:date="2026-09-27T12:00:00Z"/>
        </w:rPr>
      </w:pPr>
      <w:ins w:id="9146" w:author="Anisha Subberwal" w:date="2026-09-27T12:00:00Z">
        <w:r>
          <w:rPr>
            <w:bCs/>
            <w:b/>
          </w:rPr>
          <w:t xml:space="preserve">Purpose.</w:t>
        </w:r>
        <w:r>
          <w:t xml:space="preserve"> Give every stakeholder one screen that says what they owe, for which document and by when, so nobody hunts through email or a shared deck for their slide.</w:t>
        </w:r>
      </w:ins>
    </w:p>
    <w:p>
      <w:pPr>
        <w:pStyle w:val="BodyText"/>
        <w:rPr>
          <w:ins w:id="9147" w:author="Anisha Subberwal" w:date="2026-09-27T12:00:00Z"/>
        </w:rPr>
      </w:pPr>
      <w:ins w:id="9148" w:author="Anisha Subberwal" w:date="2026-09-27T12:00:00Z">
        <w:r>
          <w:rPr>
            <w:bCs/>
            <w:b/>
          </w:rPr>
          <w:t xml:space="preserve">Pre-condition.</w:t>
        </w:r>
        <w:r>
          <w:t xml:space="preserve"> The user is signed in. To-dos come only from section assignments (module 14); dates come from the Cadence calendar (module 15).</w:t>
        </w:r>
      </w:ins>
    </w:p>
    <w:p>
      <w:pPr>
        <w:pStyle w:val="BodyText"/>
        <w:rPr>
          <w:ins w:id="9149" w:author="Anisha Subberwal" w:date="2026-09-27T12:00:00Z"/>
        </w:rPr>
      </w:pPr>
      <w:ins w:id="9150" w:author="Anisha Subberwal" w:date="2026-09-27T12:00:00Z">
        <w:r>
          <w:rPr>
            <w:bCs/>
            <w:b/>
          </w:rPr>
          <w:t xml:space="preserve">Screen components.</w:t>
        </w:r>
        <w:r>
          <w:t xml:space="preserve"> Greeting with the open cycle · My to-dos list (one card per assigned section: document, section, due date, state, assigned by) · Due this week strip (next seven days of deadlines and review meetings) · Recent activity on my sections · empty state.</w:t>
        </w:r>
      </w:ins>
    </w:p>
    <w:p>
      <w:pPr>
        <w:pStyle w:val="BodyText"/>
        <w:rPr>
          <w:ins w:id="9151" w:author="Anisha Subberwal" w:date="2026-09-27T12:00:00Z"/>
        </w:rPr>
      </w:pPr>
      <w:ins w:id="9152" w:author="Anisha Subberwal" w:date="2026-09-27T12:00:00Z">
        <w:r>
          <w:rPr>
            <w:bCs/>
            <w:b/>
          </w:rPr>
          <w:t xml:space="preserve">Work flow.</w:t>
        </w:r>
      </w:ins>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ins w:id="9153" w:author="Anisha Subberwal" w:date="2026-09-27T12:00:00Z"/>
        </w:trPr>
        <w:tc>
          <w:tcPr/>
          <w:p>
            <w:pPr>
              <w:pStyle w:val="Compact"/>
              <w:jc w:val="left"/>
              <w:rPr>
                <w:ins w:id="9154" w:author="Anisha Subberwal" w:date="2026-09-27T12:00:00Z"/>
              </w:rPr>
            </w:pPr>
            <w:ins w:id="9155" w:author="Anisha Subberwal" w:date="2026-09-27T12:00:00Z">
              <w:r>
                <w:t xml:space="preserve">S.No.</w:t>
              </w:r>
            </w:ins>
          </w:p>
        </w:tc>
        <w:tc>
          <w:tcPr/>
          <w:p>
            <w:pPr>
              <w:pStyle w:val="Compact"/>
              <w:jc w:val="left"/>
              <w:rPr>
                <w:ins w:id="9156" w:author="Anisha Subberwal" w:date="2026-09-27T12:00:00Z"/>
              </w:rPr>
            </w:pPr>
            <w:ins w:id="9157" w:author="Anisha Subberwal" w:date="2026-09-27T12:00:00Z">
              <w:r>
                <w:t xml:space="preserve">Screen</w:t>
              </w:r>
            </w:ins>
          </w:p>
        </w:tc>
        <w:tc>
          <w:tcPr/>
          <w:p>
            <w:pPr>
              <w:pStyle w:val="Compact"/>
              <w:jc w:val="left"/>
              <w:rPr>
                <w:ins w:id="9158" w:author="Anisha Subberwal" w:date="2026-09-27T12:00:00Z"/>
              </w:rPr>
            </w:pPr>
            <w:ins w:id="9159" w:author="Anisha Subberwal" w:date="2026-09-27T12:00:00Z">
              <w:r>
                <w:t xml:space="preserve">Trigger</w:t>
              </w:r>
            </w:ins>
          </w:p>
        </w:tc>
        <w:tc>
          <w:tcPr/>
          <w:p>
            <w:pPr>
              <w:pStyle w:val="Compact"/>
              <w:jc w:val="left"/>
              <w:rPr>
                <w:ins w:id="9160" w:author="Anisha Subberwal" w:date="2026-09-27T12:00:00Z"/>
              </w:rPr>
            </w:pPr>
            <w:ins w:id="9161" w:author="Anisha Subberwal" w:date="2026-09-27T12:00:00Z">
              <w:r>
                <w:t xml:space="preserve">Component</w:t>
              </w:r>
            </w:ins>
          </w:p>
        </w:tc>
        <w:tc>
          <w:tcPr/>
          <w:p>
            <w:pPr>
              <w:pStyle w:val="Compact"/>
              <w:jc w:val="left"/>
              <w:rPr>
                <w:ins w:id="9162" w:author="Anisha Subberwal" w:date="2026-09-27T12:00:00Z"/>
              </w:rPr>
            </w:pPr>
            <w:ins w:id="9163" w:author="Anisha Subberwal" w:date="2026-09-27T12:00:00Z">
              <w:r>
                <w:t xml:space="preserve">Action</w:t>
              </w:r>
            </w:ins>
          </w:p>
        </w:tc>
        <w:tc>
          <w:tcPr/>
          <w:p>
            <w:pPr>
              <w:pStyle w:val="Compact"/>
              <w:jc w:val="left"/>
              <w:rPr>
                <w:ins w:id="9164" w:author="Anisha Subberwal" w:date="2026-09-27T12:00:00Z"/>
              </w:rPr>
            </w:pPr>
            <w:ins w:id="9165" w:author="Anisha Subberwal" w:date="2026-09-27T12:00:00Z">
              <w:r>
                <w:t xml:space="preserve">Condition / remarks</w:t>
              </w:r>
            </w:ins>
          </w:p>
        </w:tc>
      </w:tr>
      <w:tr>
        <w:trPr>
          <w:ins w:id="9166" w:author="Anisha Subberwal" w:date="2026-09-27T12:00:00Z"/>
        </w:trPr>
        <w:tc>
          <w:tcPr/>
          <w:p>
            <w:pPr>
              <w:pStyle w:val="Compact"/>
              <w:jc w:val="left"/>
              <w:rPr>
                <w:ins w:id="9167" w:author="Anisha Subberwal" w:date="2026-09-27T12:00:00Z"/>
              </w:rPr>
            </w:pPr>
            <w:ins w:id="9168" w:author="Anisha Subberwal" w:date="2026-09-27T12:00:00Z">
              <w:r>
                <w:t xml:space="preserve">12.1</w:t>
              </w:r>
            </w:ins>
          </w:p>
        </w:tc>
        <w:tc>
          <w:tcPr/>
          <w:p>
            <w:pPr>
              <w:pStyle w:val="Compact"/>
              <w:jc w:val="left"/>
              <w:rPr>
                <w:ins w:id="9169" w:author="Anisha Subberwal" w:date="2026-09-27T12:00:00Z"/>
              </w:rPr>
            </w:pPr>
            <w:ins w:id="9170" w:author="Anisha Subberwal" w:date="2026-09-27T12:00:00Z">
              <w:r>
                <w:t xml:space="preserve">Home</w:t>
              </w:r>
            </w:ins>
          </w:p>
        </w:tc>
        <w:tc>
          <w:tcPr/>
          <w:p>
            <w:pPr>
              <w:pStyle w:val="Compact"/>
              <w:jc w:val="left"/>
              <w:rPr>
                <w:ins w:id="9171" w:author="Anisha Subberwal" w:date="2026-09-27T12:00:00Z"/>
              </w:rPr>
            </w:pPr>
            <w:ins w:id="9172" w:author="Anisha Subberwal" w:date="2026-09-27T12:00:00Z">
              <w:r>
                <w:t xml:space="preserve">ON LOAD</w:t>
              </w:r>
            </w:ins>
          </w:p>
        </w:tc>
        <w:tc>
          <w:tcPr/>
          <w:p>
            <w:pPr>
              <w:pStyle w:val="Compact"/>
              <w:jc w:val="left"/>
              <w:rPr>
                <w:ins w:id="9173" w:author="Anisha Subberwal" w:date="2026-09-27T12:00:00Z"/>
              </w:rPr>
            </w:pPr>
            <w:ins w:id="9174" w:author="Anisha Subberwal" w:date="2026-09-27T12:00:00Z">
              <w:r>
                <w:t xml:space="preserve">My to-dos</w:t>
              </w:r>
            </w:ins>
          </w:p>
        </w:tc>
        <w:tc>
          <w:tcPr/>
          <w:p>
            <w:pPr>
              <w:pStyle w:val="Compact"/>
              <w:jc w:val="left"/>
              <w:rPr>
                <w:ins w:id="9175" w:author="Anisha Subberwal" w:date="2026-09-27T12:00:00Z"/>
              </w:rPr>
            </w:pPr>
            <w:ins w:id="9176" w:author="Anisha Subberwal" w:date="2026-09-27T12:00:00Z">
              <w:r>
                <w:t xml:space="preserve">List this user’s open assignments, overdue first, then by due date</w:t>
              </w:r>
            </w:ins>
          </w:p>
        </w:tc>
        <w:tc>
          <w:tcPr/>
          <w:p>
            <w:pPr>
              <w:pStyle w:val="Compact"/>
              <w:jc w:val="left"/>
              <w:rPr>
                <w:ins w:id="9177" w:author="Anisha Subberwal" w:date="2026-09-27T12:00:00Z"/>
              </w:rPr>
            </w:pPr>
            <w:ins w:id="9178" w:author="Anisha Subberwal" w:date="2026-09-27T12:00:00Z">
              <w:r>
                <w:t xml:space="preserve">Only the user’s own sections; state is per section per cycle</w:t>
              </w:r>
            </w:ins>
          </w:p>
        </w:tc>
      </w:tr>
      <w:tr>
        <w:trPr>
          <w:ins w:id="9179" w:author="Anisha Subberwal" w:date="2026-09-27T12:00:00Z"/>
        </w:trPr>
        <w:tc>
          <w:tcPr/>
          <w:p>
            <w:pPr>
              <w:pStyle w:val="Compact"/>
              <w:jc w:val="left"/>
              <w:rPr>
                <w:ins w:id="9180" w:author="Anisha Subberwal" w:date="2026-09-27T12:00:00Z"/>
              </w:rPr>
            </w:pPr>
            <w:ins w:id="9181" w:author="Anisha Subberwal" w:date="2026-09-27T12:00:00Z">
              <w:r>
                <w:t xml:space="preserve">12.2</w:t>
              </w:r>
            </w:ins>
          </w:p>
        </w:tc>
        <w:tc>
          <w:tcPr/>
          <w:p>
            <w:pPr>
              <w:pStyle w:val="Compact"/>
              <w:jc w:val="left"/>
              <w:rPr>
                <w:ins w:id="9182" w:author="Anisha Subberwal" w:date="2026-09-27T12:00:00Z"/>
              </w:rPr>
            </w:pPr>
            <w:ins w:id="9183" w:author="Anisha Subberwal" w:date="2026-09-27T12:00:00Z">
              <w:r>
                <w:t xml:space="preserve">Home</w:t>
              </w:r>
            </w:ins>
          </w:p>
        </w:tc>
        <w:tc>
          <w:tcPr/>
          <w:p>
            <w:pPr>
              <w:pStyle w:val="Compact"/>
              <w:jc w:val="left"/>
              <w:rPr>
                <w:ins w:id="9184" w:author="Anisha Subberwal" w:date="2026-09-27T12:00:00Z"/>
              </w:rPr>
            </w:pPr>
            <w:ins w:id="9185" w:author="Anisha Subberwal" w:date="2026-09-27T12:00:00Z">
              <w:r>
                <w:t xml:space="preserve">ON CLICK</w:t>
              </w:r>
            </w:ins>
          </w:p>
        </w:tc>
        <w:tc>
          <w:tcPr/>
          <w:p>
            <w:pPr>
              <w:pStyle w:val="Compact"/>
              <w:jc w:val="left"/>
              <w:rPr>
                <w:ins w:id="9186" w:author="Anisha Subberwal" w:date="2026-09-27T12:00:00Z"/>
              </w:rPr>
            </w:pPr>
            <w:ins w:id="9187" w:author="Anisha Subberwal" w:date="2026-09-27T12:00:00Z">
              <w:r>
                <w:t xml:space="preserve">To-do card</w:t>
              </w:r>
            </w:ins>
          </w:p>
        </w:tc>
        <w:tc>
          <w:tcPr/>
          <w:p>
            <w:pPr>
              <w:pStyle w:val="Compact"/>
              <w:jc w:val="left"/>
              <w:rPr>
                <w:ins w:id="9188" w:author="Anisha Subberwal" w:date="2026-09-27T12:00:00Z"/>
              </w:rPr>
            </w:pPr>
            <w:ins w:id="9189" w:author="Anisha Subberwal" w:date="2026-09-27T12:00:00Z">
              <w:r>
                <w:t xml:space="preserve">Open that section in the Cadence editor (9.2)</w:t>
              </w:r>
            </w:ins>
          </w:p>
        </w:tc>
        <w:tc>
          <w:tcPr/>
          <w:p>
            <w:pPr>
              <w:pStyle w:val="Compact"/>
              <w:jc w:val="left"/>
              <w:rPr>
                <w:ins w:id="9190" w:author="Anisha Subberwal" w:date="2026-09-27T12:00:00Z"/>
              </w:rPr>
            </w:pPr>
            <w:ins w:id="9191" w:author="Anisha Subberwal" w:date="2026-09-27T12:00:00Z">
              <w:r>
                <w:t xml:space="preserve">Same deep link as the notification (14.4)</w:t>
              </w:r>
            </w:ins>
          </w:p>
        </w:tc>
      </w:tr>
      <w:tr>
        <w:trPr>
          <w:ins w:id="9192" w:author="Anisha Subberwal" w:date="2026-09-27T12:00:00Z"/>
        </w:trPr>
        <w:tc>
          <w:tcPr/>
          <w:p>
            <w:pPr>
              <w:pStyle w:val="Compact"/>
              <w:jc w:val="left"/>
              <w:rPr>
                <w:ins w:id="9193" w:author="Anisha Subberwal" w:date="2026-09-27T12:00:00Z"/>
              </w:rPr>
            </w:pPr>
            <w:ins w:id="9194" w:author="Anisha Subberwal" w:date="2026-09-27T12:00:00Z">
              <w:r>
                <w:t xml:space="preserve">12.3</w:t>
              </w:r>
            </w:ins>
          </w:p>
        </w:tc>
        <w:tc>
          <w:tcPr/>
          <w:p>
            <w:pPr>
              <w:pStyle w:val="Compact"/>
              <w:jc w:val="left"/>
              <w:rPr>
                <w:ins w:id="9195" w:author="Anisha Subberwal" w:date="2026-09-27T12:00:00Z"/>
              </w:rPr>
            </w:pPr>
            <w:ins w:id="9196" w:author="Anisha Subberwal" w:date="2026-09-27T12:00:00Z">
              <w:r>
                <w:t xml:space="preserve">Home</w:t>
              </w:r>
            </w:ins>
          </w:p>
        </w:tc>
        <w:tc>
          <w:tcPr/>
          <w:p>
            <w:pPr>
              <w:pStyle w:val="Compact"/>
              <w:jc w:val="left"/>
              <w:rPr>
                <w:ins w:id="9197" w:author="Anisha Subberwal" w:date="2026-09-27T12:00:00Z"/>
              </w:rPr>
            </w:pPr>
            <w:ins w:id="9198" w:author="Anisha Subberwal" w:date="2026-09-27T12:00:00Z">
              <w:r>
                <w:t xml:space="preserve">ON SUBMIT (9.6)</w:t>
              </w:r>
            </w:ins>
          </w:p>
        </w:tc>
        <w:tc>
          <w:tcPr/>
          <w:p>
            <w:pPr>
              <w:pStyle w:val="Compact"/>
              <w:jc w:val="left"/>
              <w:rPr>
                <w:ins w:id="9199" w:author="Anisha Subberwal" w:date="2026-09-27T12:00:00Z"/>
              </w:rPr>
            </w:pPr>
            <w:ins w:id="9200" w:author="Anisha Subberwal" w:date="2026-09-27T12:00:00Z">
              <w:r>
                <w:t xml:space="preserve">To-do card</w:t>
              </w:r>
            </w:ins>
          </w:p>
        </w:tc>
        <w:tc>
          <w:tcPr/>
          <w:p>
            <w:pPr>
              <w:pStyle w:val="Compact"/>
              <w:jc w:val="left"/>
              <w:rPr>
                <w:ins w:id="9201" w:author="Anisha Subberwal" w:date="2026-09-27T12:00:00Z"/>
              </w:rPr>
            </w:pPr>
            <w:ins w:id="9202" w:author="Anisha Subberwal" w:date="2026-09-27T12:00:00Z">
              <w:r>
                <w:t xml:space="preserve">Remove the to-do when the section is submitted</w:t>
              </w:r>
            </w:ins>
          </w:p>
        </w:tc>
        <w:tc>
          <w:tcPr/>
          <w:p>
            <w:pPr>
              <w:pStyle w:val="Compact"/>
              <w:jc w:val="left"/>
              <w:rPr>
                <w:ins w:id="9203" w:author="Anisha Subberwal" w:date="2026-09-27T12:00:00Z"/>
              </w:rPr>
            </w:pPr>
            <w:ins w:id="9204" w:author="Anisha Subberwal" w:date="2026-09-27T12:00:00Z">
              <w:r>
                <w:t xml:space="preserve">No manual tick box: completion is the submission, so the list cannot drift from reality</w:t>
              </w:r>
            </w:ins>
          </w:p>
        </w:tc>
      </w:tr>
      <w:tr>
        <w:trPr>
          <w:ins w:id="9205" w:author="Anisha Subberwal" w:date="2026-09-27T12:00:00Z"/>
        </w:trPr>
        <w:tc>
          <w:tcPr/>
          <w:p>
            <w:pPr>
              <w:pStyle w:val="Compact"/>
              <w:jc w:val="left"/>
              <w:rPr>
                <w:ins w:id="9206" w:author="Anisha Subberwal" w:date="2026-09-27T12:00:00Z"/>
              </w:rPr>
            </w:pPr>
            <w:ins w:id="9207" w:author="Anisha Subberwal" w:date="2026-09-27T12:00:00Z">
              <w:r>
                <w:t xml:space="preserve">12.4</w:t>
              </w:r>
            </w:ins>
          </w:p>
        </w:tc>
        <w:tc>
          <w:tcPr/>
          <w:p>
            <w:pPr>
              <w:pStyle w:val="Compact"/>
              <w:jc w:val="left"/>
              <w:rPr>
                <w:ins w:id="9208" w:author="Anisha Subberwal" w:date="2026-09-27T12:00:00Z"/>
              </w:rPr>
            </w:pPr>
            <w:ins w:id="9209" w:author="Anisha Subberwal" w:date="2026-09-27T12:00:00Z">
              <w:r>
                <w:t xml:space="preserve">Home</w:t>
              </w:r>
            </w:ins>
          </w:p>
        </w:tc>
        <w:tc>
          <w:tcPr/>
          <w:p>
            <w:pPr>
              <w:pStyle w:val="Compact"/>
              <w:jc w:val="left"/>
              <w:rPr>
                <w:ins w:id="9210" w:author="Anisha Subberwal" w:date="2026-09-27T12:00:00Z"/>
              </w:rPr>
            </w:pPr>
            <w:ins w:id="9211" w:author="Anisha Subberwal" w:date="2026-09-27T12:00:00Z">
              <w:r>
                <w:t xml:space="preserve">ON LOAD</w:t>
              </w:r>
            </w:ins>
          </w:p>
        </w:tc>
        <w:tc>
          <w:tcPr/>
          <w:p>
            <w:pPr>
              <w:pStyle w:val="Compact"/>
              <w:jc w:val="left"/>
              <w:rPr>
                <w:ins w:id="9212" w:author="Anisha Subberwal" w:date="2026-09-27T12:00:00Z"/>
              </w:rPr>
            </w:pPr>
            <w:ins w:id="9213" w:author="Anisha Subberwal" w:date="2026-09-27T12:00:00Z">
              <w:r>
                <w:t xml:space="preserve">Due this week</w:t>
              </w:r>
            </w:ins>
          </w:p>
        </w:tc>
        <w:tc>
          <w:tcPr/>
          <w:p>
            <w:pPr>
              <w:pStyle w:val="Compact"/>
              <w:jc w:val="left"/>
              <w:rPr>
                <w:ins w:id="9214" w:author="Anisha Subberwal" w:date="2026-09-27T12:00:00Z"/>
              </w:rPr>
            </w:pPr>
            <w:ins w:id="9215" w:author="Anisha Subberwal" w:date="2026-09-27T12:00:00Z">
              <w:r>
                <w:t xml:space="preserve">Show deadlines and important dates for the next seven days from the Cadence calendar</w:t>
              </w:r>
            </w:ins>
          </w:p>
        </w:tc>
        <w:tc>
          <w:tcPr/>
          <w:p>
            <w:pPr>
              <w:pStyle w:val="Compact"/>
              <w:jc w:val="left"/>
              <w:rPr>
                <w:ins w:id="9216" w:author="Anisha Subberwal" w:date="2026-09-27T12:00:00Z"/>
              </w:rPr>
            </w:pPr>
            <w:ins w:id="9217" w:author="Anisha Subberwal" w:date="2026-09-27T12:00:00Z">
              <w:r>
                <w:t xml:space="preserve">Each item shows whether it is on the user’s Outlook calendar</w:t>
              </w:r>
            </w:ins>
          </w:p>
        </w:tc>
      </w:tr>
      <w:tr>
        <w:trPr>
          <w:ins w:id="9218" w:author="Anisha Subberwal" w:date="2026-09-27T12:00:00Z"/>
        </w:trPr>
        <w:tc>
          <w:tcPr/>
          <w:p>
            <w:pPr>
              <w:pStyle w:val="Compact"/>
              <w:jc w:val="left"/>
              <w:rPr>
                <w:ins w:id="9219" w:author="Anisha Subberwal" w:date="2026-09-27T12:00:00Z"/>
              </w:rPr>
            </w:pPr>
            <w:ins w:id="9220" w:author="Anisha Subberwal" w:date="2026-09-27T12:00:00Z">
              <w:r>
                <w:t xml:space="preserve">12.5</w:t>
              </w:r>
            </w:ins>
          </w:p>
        </w:tc>
        <w:tc>
          <w:tcPr/>
          <w:p>
            <w:pPr>
              <w:pStyle w:val="Compact"/>
              <w:jc w:val="left"/>
              <w:rPr>
                <w:ins w:id="9221" w:author="Anisha Subberwal" w:date="2026-09-27T12:00:00Z"/>
              </w:rPr>
            </w:pPr>
            <w:ins w:id="9222" w:author="Anisha Subberwal" w:date="2026-09-27T12:00:00Z">
              <w:r>
                <w:t xml:space="preserve">Home</w:t>
              </w:r>
            </w:ins>
          </w:p>
        </w:tc>
        <w:tc>
          <w:tcPr/>
          <w:p>
            <w:pPr>
              <w:pStyle w:val="Compact"/>
              <w:jc w:val="left"/>
              <w:rPr>
                <w:ins w:id="9223" w:author="Anisha Subberwal" w:date="2026-09-27T12:00:00Z"/>
              </w:rPr>
            </w:pPr>
            <w:ins w:id="9224" w:author="Anisha Subberwal" w:date="2026-09-27T12:00:00Z">
              <w:r>
                <w:t xml:space="preserve">ON CLICK</w:t>
              </w:r>
            </w:ins>
          </w:p>
        </w:tc>
        <w:tc>
          <w:tcPr/>
          <w:p>
            <w:pPr>
              <w:pStyle w:val="Compact"/>
              <w:jc w:val="left"/>
              <w:rPr>
                <w:ins w:id="9225" w:author="Anisha Subberwal" w:date="2026-09-27T12:00:00Z"/>
              </w:rPr>
            </w:pPr>
            <w:ins w:id="9226" w:author="Anisha Subberwal" w:date="2026-09-27T12:00:00Z">
              <w:r>
                <w:t xml:space="preserve">Calendar item</w:t>
              </w:r>
            </w:ins>
          </w:p>
        </w:tc>
        <w:tc>
          <w:tcPr/>
          <w:p>
            <w:pPr>
              <w:pStyle w:val="Compact"/>
              <w:jc w:val="left"/>
              <w:rPr>
                <w:ins w:id="9227" w:author="Anisha Subberwal" w:date="2026-09-27T12:00:00Z"/>
              </w:rPr>
            </w:pPr>
            <w:ins w:id="9228" w:author="Anisha Subberwal" w:date="2026-09-27T12:00:00Z">
              <w:r>
                <w:t xml:space="preserve">Open the Calendar sub-view on that date (module 15)</w:t>
              </w:r>
            </w:ins>
          </w:p>
        </w:tc>
        <w:tc>
          <w:tcPr/>
          <w:p>
            <w:pPr>
              <w:pStyle w:val="Compact"/>
              <w:jc w:val="left"/>
              <w:rPr>
                <w:ins w:id="9229" w:author="Anisha Subberwal" w:date="2026-09-27T12:00:00Z"/>
              </w:rPr>
            </w:pPr>
            <w:ins w:id="9230" w:author="Anisha Subberwal" w:date="2026-09-27T12:00:00Z">
              <w:r>
                <w:t xml:space="preserve">—</w:t>
              </w:r>
            </w:ins>
          </w:p>
        </w:tc>
      </w:tr>
      <w:tr>
        <w:trPr>
          <w:ins w:id="9231" w:author="Anisha Subberwal" w:date="2026-09-27T12:00:00Z"/>
        </w:trPr>
        <w:tc>
          <w:tcPr/>
          <w:p>
            <w:pPr>
              <w:pStyle w:val="Compact"/>
              <w:jc w:val="left"/>
              <w:rPr>
                <w:ins w:id="9232" w:author="Anisha Subberwal" w:date="2026-09-27T12:00:00Z"/>
              </w:rPr>
            </w:pPr>
            <w:ins w:id="9233" w:author="Anisha Subberwal" w:date="2026-09-27T12:00:00Z">
              <w:r>
                <w:t xml:space="preserve">12.6</w:t>
              </w:r>
            </w:ins>
          </w:p>
        </w:tc>
        <w:tc>
          <w:tcPr/>
          <w:p>
            <w:pPr>
              <w:pStyle w:val="Compact"/>
              <w:jc w:val="left"/>
              <w:rPr>
                <w:ins w:id="9234" w:author="Anisha Subberwal" w:date="2026-09-27T12:00:00Z"/>
              </w:rPr>
            </w:pPr>
            <w:ins w:id="9235" w:author="Anisha Subberwal" w:date="2026-09-27T12:00:00Z">
              <w:r>
                <w:t xml:space="preserve">Home</w:t>
              </w:r>
            </w:ins>
          </w:p>
        </w:tc>
        <w:tc>
          <w:tcPr/>
          <w:p>
            <w:pPr>
              <w:pStyle w:val="Compact"/>
              <w:jc w:val="left"/>
              <w:rPr>
                <w:ins w:id="9236" w:author="Anisha Subberwal" w:date="2026-09-27T12:00:00Z"/>
              </w:rPr>
            </w:pPr>
            <w:ins w:id="9237" w:author="Anisha Subberwal" w:date="2026-09-27T12:00:00Z">
              <w:r>
                <w:t xml:space="preserve">ON LOAD</w:t>
              </w:r>
            </w:ins>
          </w:p>
        </w:tc>
        <w:tc>
          <w:tcPr/>
          <w:p>
            <w:pPr>
              <w:pStyle w:val="Compact"/>
              <w:jc w:val="left"/>
              <w:rPr>
                <w:ins w:id="9238" w:author="Anisha Subberwal" w:date="2026-09-27T12:00:00Z"/>
              </w:rPr>
            </w:pPr>
            <w:ins w:id="9239" w:author="Anisha Subberwal" w:date="2026-09-27T12:00:00Z">
              <w:r>
                <w:t xml:space="preserve">Empty state</w:t>
              </w:r>
            </w:ins>
          </w:p>
        </w:tc>
        <w:tc>
          <w:tcPr/>
          <w:p>
            <w:pPr>
              <w:pStyle w:val="Compact"/>
              <w:jc w:val="left"/>
              <w:rPr>
                <w:ins w:id="9240" w:author="Anisha Subberwal" w:date="2026-09-27T12:00:00Z"/>
              </w:rPr>
            </w:pPr>
            <w:ins w:id="9241" w:author="Anisha Subberwal" w:date="2026-09-27T12:00:00Z">
              <w:r>
                <w:t xml:space="preserve">Say “Nothing assigned to you this cycle” and offer Flow Explorer and the chat panel</w:t>
              </w:r>
            </w:ins>
          </w:p>
        </w:tc>
        <w:tc>
          <w:tcPr/>
          <w:p>
            <w:pPr>
              <w:pStyle w:val="Compact"/>
              <w:jc w:val="left"/>
              <w:rPr>
                <w:ins w:id="9242" w:author="Anisha Subberwal" w:date="2026-09-27T12:00:00Z"/>
              </w:rPr>
            </w:pPr>
            <w:ins w:id="9243" w:author="Anisha Subberwal" w:date="2026-09-27T12:00:00Z">
              <w:r>
                <w:t xml:space="preserve">Users with no to-dos land on Flow Explorer instead (tab inventory)</w:t>
              </w:r>
            </w:ins>
          </w:p>
        </w:tc>
      </w:tr>
    </w:tbl>
    <w:p>
      <w:pPr>
        <w:pStyle w:val="BodyText"/>
        <w:rPr>
          <w:ins w:id="9244" w:author="Anisha Subberwal" w:date="2026-09-27T12:00:00Z"/>
        </w:rPr>
      </w:pPr>
      <w:ins w:id="9245" w:author="Anisha Subberwal" w:date="2026-09-27T12:00:00Z">
        <w:r>
          <w:rPr>
            <w:bCs/>
            <w:b/>
          </w:rPr>
          <w:t xml:space="preserve">Additional requirements.</w:t>
        </w:r>
        <w:r>
          <w:t xml:space="preserve"> A to-do exists only because an admin assigned a section; Atlas never invents work. Overdue items show the number of days overdue, not just a red colour. The page must load with the to-do list visible without scrolling at 1440px.</w:t>
        </w:r>
      </w:ins>
    </w:p>
    <w:p>
      <w:pPr>
        <w:pStyle w:val="Heading2"/>
        <w:rPr>
          <w:ins w:id="9246" w:author="Anisha Subberwal" w:date="2026-09-27T12:00:00Z"/>
        </w:rPr>
      </w:pPr>
      <w:ins w:id="9247" w:author="Anisha Subberwal" w:date="2026-09-27T12:00:00Z">
        <w:r>
          <w:t xml:space="preserve">13. Module: Document intake (upload and sectioning)</w:t>
        </w:r>
      </w:ins>
    </w:p>
    <w:p>
      <w:pPr>
        <w:pStyle w:val="FirstParagraph"/>
        <w:rPr>
          <w:ins w:id="9248" w:author="Anisha Subberwal" w:date="2026-09-27T12:00:00Z"/>
        </w:rPr>
      </w:pPr>
      <w:ins w:id="9249" w:author="Anisha Subberwal" w:date="2026-09-27T12:00:00Z">
        <w:r>
          <w:rPr>
            <w:bCs/>
            <w:b/>
          </w:rPr>
          <w:t xml:space="preserve">Purpose.</w:t>
        </w:r>
        <w:r>
          <w:t xml:space="preserve"> Turn the reporting document the team already uses into assignable sections, without re-authoring it, so the file stops travelling by email.</w:t>
        </w:r>
      </w:ins>
    </w:p>
    <w:p>
      <w:pPr>
        <w:pStyle w:val="BodyText"/>
        <w:rPr>
          <w:ins w:id="9250" w:author="Anisha Subberwal" w:date="2026-09-27T12:00:00Z"/>
        </w:rPr>
      </w:pPr>
      <w:ins w:id="9251" w:author="Anisha Subberwal" w:date="2026-09-27T12:00:00Z">
        <w:r>
          <w:rPr>
            <w:bCs/>
            <w:b/>
          </w:rPr>
          <w:t xml:space="preserve">Pre-condition.</w:t>
        </w:r>
        <w:r>
          <w:t xml:space="preserve"> The user’s role is Admin (or the document’s named coordinator). Supported upload: .docx in the build; .pptx is the stretch item, since the WBR is a deck.</w:t>
        </w:r>
      </w:ins>
    </w:p>
    <w:p>
      <w:pPr>
        <w:pStyle w:val="BodyText"/>
        <w:rPr>
          <w:ins w:id="9252" w:author="Anisha Subberwal" w:date="2026-09-27T12:00:00Z"/>
        </w:rPr>
      </w:pPr>
      <w:ins w:id="9253" w:author="Anisha Subberwal" w:date="2026-09-27T12:00:00Z">
        <w:r>
          <w:rPr>
            <w:bCs/>
            <w:b/>
          </w:rPr>
          <w:t xml:space="preserve">Screen components.</w:t>
        </w:r>
        <w:r>
          <w:t xml:space="preserve"> Cadence › Documents sub-view · upload drop zone </w:t>
        </w:r>
        <w:r>
          <w:rPr>
            <w:rStyle w:val="VerbatimChar"/>
          </w:rPr>
          <w:t xml:space="preserve">upload</w:t>
        </w:r>
        <w:r>
          <w:t xml:space="preserve"> · document list with cycle and status (Sectioning · Assigning · Collecting · Ready to compile · Exported) · section outline panel on the left · read-only document preview on the right with section boundaries highlighted · split </w:t>
        </w:r>
        <w:r>
          <w:rPr>
            <w:rStyle w:val="VerbatimChar"/>
          </w:rPr>
          <w:t xml:space="preserve">scissors</w:t>
        </w:r>
        <w:r>
          <w:t xml:space="preserve"> and merge </w:t>
        </w:r>
        <w:r>
          <w:rPr>
            <w:rStyle w:val="VerbatimChar"/>
          </w:rPr>
          <w:t xml:space="preserve">merge</w:t>
        </w:r>
        <w:r>
          <w:t xml:space="preserve"> controls · Confirm sections </w:t>
        </w:r>
        <w:r>
          <w:rPr>
            <w:rStyle w:val="VerbatimChar"/>
          </w:rPr>
          <w:t xml:space="preserve">check</w:t>
        </w:r>
        <w:r>
          <w:t xml:space="preserve">.</w:t>
        </w:r>
      </w:ins>
    </w:p>
    <w:p>
      <w:pPr>
        <w:pStyle w:val="BodyText"/>
        <w:rPr>
          <w:ins w:id="9254" w:author="Anisha Subberwal" w:date="2026-09-27T12:00:00Z"/>
        </w:rPr>
      </w:pPr>
      <w:ins w:id="9255" w:author="Anisha Subberwal" w:date="2026-09-27T12:00:00Z">
        <w:r>
          <w:rPr>
            <w:bCs/>
            <w:b/>
          </w:rPr>
          <w:t xml:space="preserve">Work flow.</w:t>
        </w:r>
      </w:ins>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ins w:id="9256" w:author="Anisha Subberwal" w:date="2026-09-27T12:00:00Z"/>
        </w:trPr>
        <w:tc>
          <w:tcPr/>
          <w:p>
            <w:pPr>
              <w:pStyle w:val="Compact"/>
              <w:jc w:val="left"/>
              <w:rPr>
                <w:ins w:id="9257" w:author="Anisha Subberwal" w:date="2026-09-27T12:00:00Z"/>
              </w:rPr>
            </w:pPr>
            <w:ins w:id="9258" w:author="Anisha Subberwal" w:date="2026-09-27T12:00:00Z">
              <w:r>
                <w:t xml:space="preserve">S.No.</w:t>
              </w:r>
            </w:ins>
          </w:p>
        </w:tc>
        <w:tc>
          <w:tcPr/>
          <w:p>
            <w:pPr>
              <w:pStyle w:val="Compact"/>
              <w:jc w:val="left"/>
              <w:rPr>
                <w:ins w:id="9259" w:author="Anisha Subberwal" w:date="2026-09-27T12:00:00Z"/>
              </w:rPr>
            </w:pPr>
            <w:ins w:id="9260" w:author="Anisha Subberwal" w:date="2026-09-27T12:00:00Z">
              <w:r>
                <w:t xml:space="preserve">Screen</w:t>
              </w:r>
            </w:ins>
          </w:p>
        </w:tc>
        <w:tc>
          <w:tcPr/>
          <w:p>
            <w:pPr>
              <w:pStyle w:val="Compact"/>
              <w:jc w:val="left"/>
              <w:rPr>
                <w:ins w:id="9261" w:author="Anisha Subberwal" w:date="2026-09-27T12:00:00Z"/>
              </w:rPr>
            </w:pPr>
            <w:ins w:id="9262" w:author="Anisha Subberwal" w:date="2026-09-27T12:00:00Z">
              <w:r>
                <w:t xml:space="preserve">Trigger</w:t>
              </w:r>
            </w:ins>
          </w:p>
        </w:tc>
        <w:tc>
          <w:tcPr/>
          <w:p>
            <w:pPr>
              <w:pStyle w:val="Compact"/>
              <w:jc w:val="left"/>
              <w:rPr>
                <w:ins w:id="9263" w:author="Anisha Subberwal" w:date="2026-09-27T12:00:00Z"/>
              </w:rPr>
            </w:pPr>
            <w:ins w:id="9264" w:author="Anisha Subberwal" w:date="2026-09-27T12:00:00Z">
              <w:r>
                <w:t xml:space="preserve">Component</w:t>
              </w:r>
            </w:ins>
          </w:p>
        </w:tc>
        <w:tc>
          <w:tcPr/>
          <w:p>
            <w:pPr>
              <w:pStyle w:val="Compact"/>
              <w:jc w:val="left"/>
              <w:rPr>
                <w:ins w:id="9265" w:author="Anisha Subberwal" w:date="2026-09-27T12:00:00Z"/>
              </w:rPr>
            </w:pPr>
            <w:ins w:id="9266" w:author="Anisha Subberwal" w:date="2026-09-27T12:00:00Z">
              <w:r>
                <w:t xml:space="preserve">Action</w:t>
              </w:r>
            </w:ins>
          </w:p>
        </w:tc>
        <w:tc>
          <w:tcPr/>
          <w:p>
            <w:pPr>
              <w:pStyle w:val="Compact"/>
              <w:jc w:val="left"/>
              <w:rPr>
                <w:ins w:id="9267" w:author="Anisha Subberwal" w:date="2026-09-27T12:00:00Z"/>
              </w:rPr>
            </w:pPr>
            <w:ins w:id="9268" w:author="Anisha Subberwal" w:date="2026-09-27T12:00:00Z">
              <w:r>
                <w:t xml:space="preserve">Condition / remarks</w:t>
              </w:r>
            </w:ins>
          </w:p>
        </w:tc>
      </w:tr>
      <w:tr>
        <w:trPr>
          <w:ins w:id="9269" w:author="Anisha Subberwal" w:date="2026-09-27T12:00:00Z"/>
        </w:trPr>
        <w:tc>
          <w:tcPr/>
          <w:p>
            <w:pPr>
              <w:pStyle w:val="Compact"/>
              <w:jc w:val="left"/>
              <w:rPr>
                <w:ins w:id="9270" w:author="Anisha Subberwal" w:date="2026-09-27T12:00:00Z"/>
              </w:rPr>
            </w:pPr>
            <w:ins w:id="9271" w:author="Anisha Subberwal" w:date="2026-09-27T12:00:00Z">
              <w:r>
                <w:t xml:space="preserve">13.1</w:t>
              </w:r>
            </w:ins>
          </w:p>
        </w:tc>
        <w:tc>
          <w:tcPr/>
          <w:p>
            <w:pPr>
              <w:pStyle w:val="Compact"/>
              <w:jc w:val="left"/>
              <w:rPr>
                <w:ins w:id="9272" w:author="Anisha Subberwal" w:date="2026-09-27T12:00:00Z"/>
              </w:rPr>
            </w:pPr>
            <w:ins w:id="9273" w:author="Anisha Subberwal" w:date="2026-09-27T12:00:00Z">
              <w:r>
                <w:t xml:space="preserve">Documents</w:t>
              </w:r>
            </w:ins>
          </w:p>
        </w:tc>
        <w:tc>
          <w:tcPr/>
          <w:p>
            <w:pPr>
              <w:pStyle w:val="Compact"/>
              <w:jc w:val="left"/>
              <w:rPr>
                <w:ins w:id="9274" w:author="Anisha Subberwal" w:date="2026-09-27T12:00:00Z"/>
              </w:rPr>
            </w:pPr>
            <w:ins w:id="9275" w:author="Anisha Subberwal" w:date="2026-09-27T12:00:00Z">
              <w:r>
                <w:t xml:space="preserve">ON DROP</w:t>
              </w:r>
            </w:ins>
          </w:p>
        </w:tc>
        <w:tc>
          <w:tcPr/>
          <w:p>
            <w:pPr>
              <w:pStyle w:val="Compact"/>
              <w:jc w:val="left"/>
              <w:rPr>
                <w:ins w:id="9276" w:author="Anisha Subberwal" w:date="2026-09-27T12:00:00Z"/>
              </w:rPr>
            </w:pPr>
            <w:ins w:id="9277" w:author="Anisha Subberwal" w:date="2026-09-27T12:00:00Z">
              <w:r>
                <w:t xml:space="preserve">Upload drop zone</w:t>
              </w:r>
            </w:ins>
          </w:p>
        </w:tc>
        <w:tc>
          <w:tcPr/>
          <w:p>
            <w:pPr>
              <w:pStyle w:val="Compact"/>
              <w:jc w:val="left"/>
              <w:rPr>
                <w:ins w:id="9278" w:author="Anisha Subberwal" w:date="2026-09-27T12:00:00Z"/>
              </w:rPr>
            </w:pPr>
            <w:ins w:id="9279" w:author="Anisha Subberwal" w:date="2026-09-27T12:00:00Z">
              <w:r>
                <w:t xml:space="preserve">Upload the file and scan it into proposed sections from headings, slides, tables and named placeholders</w:t>
              </w:r>
            </w:ins>
          </w:p>
        </w:tc>
        <w:tc>
          <w:tcPr/>
          <w:p>
            <w:pPr>
              <w:pStyle w:val="Compact"/>
              <w:jc w:val="left"/>
              <w:rPr>
                <w:ins w:id="9280" w:author="Anisha Subberwal" w:date="2026-09-27T12:00:00Z"/>
              </w:rPr>
            </w:pPr>
            <w:ins w:id="9281" w:author="Anisha Subberwal" w:date="2026-09-27T12:00:00Z">
              <w:r>
                <w:t xml:space="preserve">The file is stored in the approved environment only; scanning reads structure, not intent</w:t>
              </w:r>
            </w:ins>
          </w:p>
        </w:tc>
      </w:tr>
      <w:tr>
        <w:trPr>
          <w:ins w:id="9282" w:author="Anisha Subberwal" w:date="2026-09-27T12:00:00Z"/>
        </w:trPr>
        <w:tc>
          <w:tcPr/>
          <w:p>
            <w:pPr>
              <w:pStyle w:val="Compact"/>
              <w:jc w:val="left"/>
              <w:rPr>
                <w:ins w:id="9283" w:author="Anisha Subberwal" w:date="2026-09-27T12:00:00Z"/>
              </w:rPr>
            </w:pPr>
            <w:ins w:id="9284" w:author="Anisha Subberwal" w:date="2026-09-27T12:00:00Z">
              <w:r>
                <w:t xml:space="preserve">13.2</w:t>
              </w:r>
            </w:ins>
          </w:p>
        </w:tc>
        <w:tc>
          <w:tcPr/>
          <w:p>
            <w:pPr>
              <w:pStyle w:val="Compact"/>
              <w:jc w:val="left"/>
              <w:rPr>
                <w:ins w:id="9285" w:author="Anisha Subberwal" w:date="2026-09-27T12:00:00Z"/>
              </w:rPr>
            </w:pPr>
            <w:ins w:id="9286" w:author="Anisha Subberwal" w:date="2026-09-27T12:00:00Z">
              <w:r>
                <w:t xml:space="preserve">Documents</w:t>
              </w:r>
            </w:ins>
          </w:p>
        </w:tc>
        <w:tc>
          <w:tcPr/>
          <w:p>
            <w:pPr>
              <w:pStyle w:val="Compact"/>
              <w:jc w:val="left"/>
              <w:rPr>
                <w:ins w:id="9287" w:author="Anisha Subberwal" w:date="2026-09-27T12:00:00Z"/>
              </w:rPr>
            </w:pPr>
            <w:ins w:id="9288" w:author="Anisha Subberwal" w:date="2026-09-27T12:00:00Z">
              <w:r>
                <w:t xml:space="preserve">ON SCAN COMPLETE</w:t>
              </w:r>
            </w:ins>
          </w:p>
        </w:tc>
        <w:tc>
          <w:tcPr/>
          <w:p>
            <w:pPr>
              <w:pStyle w:val="Compact"/>
              <w:jc w:val="left"/>
              <w:rPr>
                <w:ins w:id="9289" w:author="Anisha Subberwal" w:date="2026-09-27T12:00:00Z"/>
              </w:rPr>
            </w:pPr>
            <w:ins w:id="9290" w:author="Anisha Subberwal" w:date="2026-09-27T12:00:00Z">
              <w:r>
                <w:t xml:space="preserve">Outline panel</w:t>
              </w:r>
            </w:ins>
          </w:p>
        </w:tc>
        <w:tc>
          <w:tcPr/>
          <w:p>
            <w:pPr>
              <w:pStyle w:val="Compact"/>
              <w:jc w:val="left"/>
              <w:rPr>
                <w:ins w:id="9291" w:author="Anisha Subberwal" w:date="2026-09-27T12:00:00Z"/>
              </w:rPr>
            </w:pPr>
            <w:ins w:id="9292" w:author="Anisha Subberwal" w:date="2026-09-27T12:00:00Z">
              <w:r>
                <w:t xml:space="preserve">List proposed sections with title, page or slide, and an owner hint where the document names one (e.g. “Lead Product Manager: Alex Rivera”)</w:t>
              </w:r>
            </w:ins>
          </w:p>
        </w:tc>
        <w:tc>
          <w:tcPr/>
          <w:p>
            <w:pPr>
              <w:pStyle w:val="Compact"/>
              <w:jc w:val="left"/>
              <w:rPr>
                <w:ins w:id="9293" w:author="Anisha Subberwal" w:date="2026-09-27T12:00:00Z"/>
              </w:rPr>
            </w:pPr>
            <w:ins w:id="9294" w:author="Anisha Subberwal" w:date="2026-09-27T12:00:00Z">
              <w:r>
                <w:t xml:space="preserve">Owner hints are suggestions; nothing is assigned automatically</w:t>
              </w:r>
            </w:ins>
          </w:p>
        </w:tc>
      </w:tr>
      <w:tr>
        <w:trPr>
          <w:ins w:id="9295" w:author="Anisha Subberwal" w:date="2026-09-27T12:00:00Z"/>
        </w:trPr>
        <w:tc>
          <w:tcPr/>
          <w:p>
            <w:pPr>
              <w:pStyle w:val="Compact"/>
              <w:jc w:val="left"/>
              <w:rPr>
                <w:ins w:id="9296" w:author="Anisha Subberwal" w:date="2026-09-27T12:00:00Z"/>
              </w:rPr>
            </w:pPr>
            <w:ins w:id="9297" w:author="Anisha Subberwal" w:date="2026-09-27T12:00:00Z">
              <w:r>
                <w:t xml:space="preserve">13.3</w:t>
              </w:r>
            </w:ins>
          </w:p>
        </w:tc>
        <w:tc>
          <w:tcPr/>
          <w:p>
            <w:pPr>
              <w:pStyle w:val="Compact"/>
              <w:jc w:val="left"/>
              <w:rPr>
                <w:ins w:id="9298" w:author="Anisha Subberwal" w:date="2026-09-27T12:00:00Z"/>
              </w:rPr>
            </w:pPr>
            <w:ins w:id="9299" w:author="Anisha Subberwal" w:date="2026-09-27T12:00:00Z">
              <w:r>
                <w:t xml:space="preserve">Documents</w:t>
              </w:r>
            </w:ins>
          </w:p>
        </w:tc>
        <w:tc>
          <w:tcPr/>
          <w:p>
            <w:pPr>
              <w:pStyle w:val="Compact"/>
              <w:jc w:val="left"/>
              <w:rPr>
                <w:ins w:id="9300" w:author="Anisha Subberwal" w:date="2026-09-27T12:00:00Z"/>
              </w:rPr>
            </w:pPr>
            <w:ins w:id="9301" w:author="Anisha Subberwal" w:date="2026-09-27T12:00:00Z">
              <w:r>
                <w:t xml:space="preserve">ON CLICK</w:t>
              </w:r>
            </w:ins>
          </w:p>
        </w:tc>
        <w:tc>
          <w:tcPr/>
          <w:p>
            <w:pPr>
              <w:pStyle w:val="Compact"/>
              <w:jc w:val="left"/>
              <w:rPr>
                <w:ins w:id="9302" w:author="Anisha Subberwal" w:date="2026-09-27T12:00:00Z"/>
              </w:rPr>
            </w:pPr>
            <w:ins w:id="9303" w:author="Anisha Subberwal" w:date="2026-09-27T12:00:00Z">
              <w:r>
                <w:t xml:space="preserve">Split / merge / rename</w:t>
              </w:r>
            </w:ins>
          </w:p>
        </w:tc>
        <w:tc>
          <w:tcPr/>
          <w:p>
            <w:pPr>
              <w:pStyle w:val="Compact"/>
              <w:jc w:val="left"/>
              <w:rPr>
                <w:ins w:id="9304" w:author="Anisha Subberwal" w:date="2026-09-27T12:00:00Z"/>
              </w:rPr>
            </w:pPr>
            <w:ins w:id="9305" w:author="Anisha Subberwal" w:date="2026-09-27T12:00:00Z">
              <w:r>
                <w:t xml:space="preserve">Adjust section boundaries and titles</w:t>
              </w:r>
            </w:ins>
          </w:p>
        </w:tc>
        <w:tc>
          <w:tcPr/>
          <w:p>
            <w:pPr>
              <w:pStyle w:val="Compact"/>
              <w:jc w:val="left"/>
              <w:rPr>
                <w:ins w:id="9306" w:author="Anisha Subberwal" w:date="2026-09-27T12:00:00Z"/>
              </w:rPr>
            </w:pPr>
            <w:ins w:id="9307" w:author="Anisha Subberwal" w:date="2026-09-27T12:00:00Z">
              <w:r>
                <w:t xml:space="preserve">Every change is logged</w:t>
              </w:r>
            </w:ins>
          </w:p>
        </w:tc>
      </w:tr>
      <w:tr>
        <w:trPr>
          <w:ins w:id="9308" w:author="Anisha Subberwal" w:date="2026-09-27T12:00:00Z"/>
        </w:trPr>
        <w:tc>
          <w:tcPr/>
          <w:p>
            <w:pPr>
              <w:pStyle w:val="Compact"/>
              <w:jc w:val="left"/>
              <w:rPr>
                <w:ins w:id="9309" w:author="Anisha Subberwal" w:date="2026-09-27T12:00:00Z"/>
              </w:rPr>
            </w:pPr>
            <w:ins w:id="9310" w:author="Anisha Subberwal" w:date="2026-09-27T12:00:00Z">
              <w:r>
                <w:t xml:space="preserve">13.4</w:t>
              </w:r>
            </w:ins>
          </w:p>
        </w:tc>
        <w:tc>
          <w:tcPr/>
          <w:p>
            <w:pPr>
              <w:pStyle w:val="Compact"/>
              <w:jc w:val="left"/>
              <w:rPr>
                <w:ins w:id="9311" w:author="Anisha Subberwal" w:date="2026-09-27T12:00:00Z"/>
              </w:rPr>
            </w:pPr>
            <w:ins w:id="9312" w:author="Anisha Subberwal" w:date="2026-09-27T12:00:00Z">
              <w:r>
                <w:t xml:space="preserve">Documents</w:t>
              </w:r>
            </w:ins>
          </w:p>
        </w:tc>
        <w:tc>
          <w:tcPr/>
          <w:p>
            <w:pPr>
              <w:pStyle w:val="Compact"/>
              <w:jc w:val="left"/>
              <w:rPr>
                <w:ins w:id="9313" w:author="Anisha Subberwal" w:date="2026-09-27T12:00:00Z"/>
              </w:rPr>
            </w:pPr>
            <w:ins w:id="9314" w:author="Anisha Subberwal" w:date="2026-09-27T12:00:00Z">
              <w:r>
                <w:t xml:space="preserve">ON CLICK</w:t>
              </w:r>
            </w:ins>
          </w:p>
        </w:tc>
        <w:tc>
          <w:tcPr/>
          <w:p>
            <w:pPr>
              <w:pStyle w:val="Compact"/>
              <w:jc w:val="left"/>
              <w:rPr>
                <w:ins w:id="9315" w:author="Anisha Subberwal" w:date="2026-09-27T12:00:00Z"/>
              </w:rPr>
            </w:pPr>
            <w:ins w:id="9316" w:author="Anisha Subberwal" w:date="2026-09-27T12:00:00Z">
              <w:r>
                <w:t xml:space="preserve">Use last cycle’s map</w:t>
              </w:r>
            </w:ins>
          </w:p>
        </w:tc>
        <w:tc>
          <w:tcPr/>
          <w:p>
            <w:pPr>
              <w:pStyle w:val="Compact"/>
              <w:jc w:val="left"/>
              <w:rPr>
                <w:ins w:id="9317" w:author="Anisha Subberwal" w:date="2026-09-27T12:00:00Z"/>
              </w:rPr>
            </w:pPr>
            <w:ins w:id="9318" w:author="Anisha Subberwal" w:date="2026-09-27T12:00:00Z">
              <w:r>
                <w:t xml:space="preserve">Apply the previous cycle’s sections and owners to a new version of the same document</w:t>
              </w:r>
            </w:ins>
          </w:p>
        </w:tc>
        <w:tc>
          <w:tcPr/>
          <w:p>
            <w:pPr>
              <w:pStyle w:val="Compact"/>
              <w:jc w:val="left"/>
              <w:rPr>
                <w:ins w:id="9319" w:author="Anisha Subberwal" w:date="2026-09-27T12:00:00Z"/>
              </w:rPr>
            </w:pPr>
            <w:ins w:id="9320" w:author="Anisha Subberwal" w:date="2026-09-27T12:00:00Z">
              <w:r>
                <w:t xml:space="preserve">After the first cycle most documents need no manual sectioning</w:t>
              </w:r>
            </w:ins>
          </w:p>
        </w:tc>
      </w:tr>
      <w:tr>
        <w:trPr>
          <w:ins w:id="9321" w:author="Anisha Subberwal" w:date="2026-09-27T12:00:00Z"/>
        </w:trPr>
        <w:tc>
          <w:tcPr/>
          <w:p>
            <w:pPr>
              <w:pStyle w:val="Compact"/>
              <w:jc w:val="left"/>
              <w:rPr>
                <w:ins w:id="9322" w:author="Anisha Subberwal" w:date="2026-09-27T12:00:00Z"/>
              </w:rPr>
            </w:pPr>
            <w:ins w:id="9323" w:author="Anisha Subberwal" w:date="2026-09-27T12:00:00Z">
              <w:r>
                <w:t xml:space="preserve">13.5</w:t>
              </w:r>
            </w:ins>
          </w:p>
        </w:tc>
        <w:tc>
          <w:tcPr/>
          <w:p>
            <w:pPr>
              <w:pStyle w:val="Compact"/>
              <w:jc w:val="left"/>
              <w:rPr>
                <w:ins w:id="9324" w:author="Anisha Subberwal" w:date="2026-09-27T12:00:00Z"/>
              </w:rPr>
            </w:pPr>
            <w:ins w:id="9325" w:author="Anisha Subberwal" w:date="2026-09-27T12:00:00Z">
              <w:r>
                <w:t xml:space="preserve">Documents</w:t>
              </w:r>
            </w:ins>
          </w:p>
        </w:tc>
        <w:tc>
          <w:tcPr/>
          <w:p>
            <w:pPr>
              <w:pStyle w:val="Compact"/>
              <w:jc w:val="left"/>
              <w:rPr>
                <w:ins w:id="9326" w:author="Anisha Subberwal" w:date="2026-09-27T12:00:00Z"/>
              </w:rPr>
            </w:pPr>
            <w:ins w:id="9327" w:author="Anisha Subberwal" w:date="2026-09-27T12:00:00Z">
              <w:r>
                <w:t xml:space="preserve">ON CLICK</w:t>
              </w:r>
            </w:ins>
          </w:p>
        </w:tc>
        <w:tc>
          <w:tcPr/>
          <w:p>
            <w:pPr>
              <w:pStyle w:val="Compact"/>
              <w:jc w:val="left"/>
              <w:rPr>
                <w:ins w:id="9328" w:author="Anisha Subberwal" w:date="2026-09-27T12:00:00Z"/>
              </w:rPr>
            </w:pPr>
            <w:ins w:id="9329" w:author="Anisha Subberwal" w:date="2026-09-27T12:00:00Z">
              <w:r>
                <w:t xml:space="preserve">Confirm sections</w:t>
              </w:r>
            </w:ins>
          </w:p>
        </w:tc>
        <w:tc>
          <w:tcPr/>
          <w:p>
            <w:pPr>
              <w:pStyle w:val="Compact"/>
              <w:jc w:val="left"/>
              <w:rPr>
                <w:ins w:id="9330" w:author="Anisha Subberwal" w:date="2026-09-27T12:00:00Z"/>
              </w:rPr>
            </w:pPr>
            <w:ins w:id="9331" w:author="Anisha Subberwal" w:date="2026-09-27T12:00:00Z">
              <w:r>
                <w:t xml:space="preserve">Lock the section map for the cycle and move the document to Assigning</w:t>
              </w:r>
            </w:ins>
          </w:p>
        </w:tc>
        <w:tc>
          <w:tcPr/>
          <w:p>
            <w:pPr>
              <w:pStyle w:val="Compact"/>
              <w:jc w:val="left"/>
              <w:rPr>
                <w:ins w:id="9332" w:author="Anisha Subberwal" w:date="2026-09-27T12:00:00Z"/>
              </w:rPr>
            </w:pPr>
            <w:ins w:id="9333" w:author="Anisha Subberwal" w:date="2026-09-27T12:00:00Z">
              <w:r>
                <w:t xml:space="preserve">The map can be reopened; reopening logs an entry</w:t>
              </w:r>
            </w:ins>
          </w:p>
        </w:tc>
      </w:tr>
      <w:tr>
        <w:trPr>
          <w:ins w:id="9334" w:author="Anisha Subberwal" w:date="2026-09-27T12:00:00Z"/>
        </w:trPr>
        <w:tc>
          <w:tcPr/>
          <w:p>
            <w:pPr>
              <w:pStyle w:val="Compact"/>
              <w:jc w:val="left"/>
              <w:rPr>
                <w:ins w:id="9335" w:author="Anisha Subberwal" w:date="2026-09-27T12:00:00Z"/>
              </w:rPr>
            </w:pPr>
            <w:ins w:id="9336" w:author="Anisha Subberwal" w:date="2026-09-27T12:00:00Z">
              <w:r>
                <w:t xml:space="preserve">13.6</w:t>
              </w:r>
            </w:ins>
          </w:p>
        </w:tc>
        <w:tc>
          <w:tcPr/>
          <w:p>
            <w:pPr>
              <w:pStyle w:val="Compact"/>
              <w:jc w:val="left"/>
              <w:rPr>
                <w:ins w:id="9337" w:author="Anisha Subberwal" w:date="2026-09-27T12:00:00Z"/>
              </w:rPr>
            </w:pPr>
            <w:ins w:id="9338" w:author="Anisha Subberwal" w:date="2026-09-27T12:00:00Z">
              <w:r>
                <w:t xml:space="preserve">Documents</w:t>
              </w:r>
            </w:ins>
          </w:p>
        </w:tc>
        <w:tc>
          <w:tcPr/>
          <w:p>
            <w:pPr>
              <w:pStyle w:val="Compact"/>
              <w:jc w:val="left"/>
              <w:rPr>
                <w:ins w:id="9339" w:author="Anisha Subberwal" w:date="2026-09-27T12:00:00Z"/>
              </w:rPr>
            </w:pPr>
            <w:ins w:id="9340" w:author="Anisha Subberwal" w:date="2026-09-27T12:00:00Z">
              <w:r>
                <w:t xml:space="preserve">ON CLICK</w:t>
              </w:r>
            </w:ins>
          </w:p>
        </w:tc>
        <w:tc>
          <w:tcPr/>
          <w:p>
            <w:pPr>
              <w:pStyle w:val="Compact"/>
              <w:jc w:val="left"/>
              <w:rPr>
                <w:ins w:id="9341" w:author="Anisha Subberwal" w:date="2026-09-27T12:00:00Z"/>
              </w:rPr>
            </w:pPr>
            <w:ins w:id="9342" w:author="Anisha Subberwal" w:date="2026-09-27T12:00:00Z">
              <w:r>
                <w:t xml:space="preserve">Preview</w:t>
              </w:r>
            </w:ins>
          </w:p>
        </w:tc>
        <w:tc>
          <w:tcPr/>
          <w:p>
            <w:pPr>
              <w:pStyle w:val="Compact"/>
              <w:jc w:val="left"/>
              <w:rPr>
                <w:ins w:id="9343" w:author="Anisha Subberwal" w:date="2026-09-27T12:00:00Z"/>
              </w:rPr>
            </w:pPr>
            <w:ins w:id="9344" w:author="Anisha Subberwal" w:date="2026-09-27T12:00:00Z">
              <w:r>
                <w:t xml:space="preserve">Highlight the clicked section in the outline, and the reverse</w:t>
              </w:r>
            </w:ins>
          </w:p>
        </w:tc>
        <w:tc>
          <w:tcPr/>
          <w:p>
            <w:pPr>
              <w:pStyle w:val="Compact"/>
              <w:jc w:val="left"/>
              <w:rPr>
                <w:ins w:id="9345" w:author="Anisha Subberwal" w:date="2026-09-27T12:00:00Z"/>
              </w:rPr>
            </w:pPr>
            <w:ins w:id="9346" w:author="Anisha Subberwal" w:date="2026-09-27T12:00:00Z">
              <w:r>
                <w:t xml:space="preserve">Preview keeps the original formatting and is read-only</w:t>
              </w:r>
            </w:ins>
          </w:p>
        </w:tc>
      </w:tr>
    </w:tbl>
    <w:p>
      <w:pPr>
        <w:pStyle w:val="BodyText"/>
        <w:rPr>
          <w:ins w:id="9347" w:author="Anisha Subberwal" w:date="2026-09-27T12:00:00Z"/>
        </w:rPr>
      </w:pPr>
      <w:ins w:id="9348" w:author="Anisha Subberwal" w:date="2026-09-27T12:00:00Z">
        <w:r>
          <w:rPr>
            <w:bCs/>
            <w:b/>
          </w:rPr>
          <w:t xml:space="preserve">Additional requirements.</w:t>
        </w:r>
        <w:r>
          <w:t xml:space="preserve"> Content that falls outside every section is shown as “Unassigned content” and blocks export until it is placed, so nothing is silently dropped. The outline uses the document’s own headings and slide titles, never an internal schema name: the admin should recognise their document at a glance.</w:t>
        </w:r>
      </w:ins>
    </w:p>
    <w:p>
      <w:pPr>
        <w:pStyle w:val="Heading2"/>
        <w:rPr>
          <w:ins w:id="9349" w:author="Anisha Subberwal" w:date="2026-09-27T12:00:00Z"/>
        </w:rPr>
      </w:pPr>
      <w:ins w:id="9350" w:author="Anisha Subberwal" w:date="2026-09-27T12:00:00Z">
        <w:r>
          <w:t xml:space="preserve">14. Module: Section assignment and notifications</w:t>
        </w:r>
      </w:ins>
    </w:p>
    <w:p>
      <w:pPr>
        <w:pStyle w:val="FirstParagraph"/>
        <w:rPr>
          <w:ins w:id="9351" w:author="Anisha Subberwal" w:date="2026-09-27T12:00:00Z"/>
        </w:rPr>
      </w:pPr>
      <w:ins w:id="9352" w:author="Anisha Subberwal" w:date="2026-09-27T12:00:00Z">
        <w:r>
          <w:rPr>
            <w:bCs/>
            <w:b/>
          </w:rPr>
          <w:t xml:space="preserve">Purpose.</w:t>
        </w:r>
        <w:r>
          <w:t xml:space="preserve"> Assign each section to a stakeholder with a due date, and tell them the way Word tells someone they were @mentioned in a comment: one email or Teams message that says who, what, where and by when, with one link that opens the section.</w:t>
        </w:r>
      </w:ins>
    </w:p>
    <w:p>
      <w:pPr>
        <w:pStyle w:val="BodyText"/>
        <w:rPr>
          <w:ins w:id="9353" w:author="Anisha Subberwal" w:date="2026-09-27T12:00:00Z"/>
        </w:rPr>
      </w:pPr>
      <w:ins w:id="9354" w:author="Anisha Subberwal" w:date="2026-09-27T12:00:00Z">
        <w:r>
          <w:rPr>
            <w:bCs/>
            <w:b/>
          </w:rPr>
          <w:t xml:space="preserve">Pre-condition.</w:t>
        </w:r>
        <w:r>
          <w:t xml:space="preserve"> The document’s section map is confirmed (13.5). Assignees are people in the firm directory.</w:t>
        </w:r>
      </w:ins>
    </w:p>
    <w:p>
      <w:pPr>
        <w:pStyle w:val="BodyText"/>
        <w:rPr>
          <w:ins w:id="9355" w:author="Anisha Subberwal" w:date="2026-09-27T12:00:00Z"/>
        </w:rPr>
      </w:pPr>
      <w:ins w:id="9356" w:author="Anisha Subberwal" w:date="2026-09-27T12:00:00Z">
        <w:r>
          <w:rPr>
            <w:bCs/>
            <w:b/>
          </w:rPr>
          <w:t xml:space="preserve">Screen components.</w:t>
        </w:r>
        <w:r>
          <w:t xml:space="preserve"> Assignment table (section · owner people picker · due date · optional reviewer · state) · bulk assign · notification preview (email and Teams) · Send assignments </w:t>
        </w:r>
        <w:r>
          <w:rPr>
            <w:rStyle w:val="VerbatimChar"/>
          </w:rPr>
          <w:t xml:space="preserve">send</w:t>
        </w:r>
        <w:r>
          <w:t xml:space="preserve"> · progress view with Nudge </w:t>
        </w:r>
        <w:r>
          <w:rPr>
            <w:rStyle w:val="VerbatimChar"/>
          </w:rPr>
          <w:t xml:space="preserve">bell-ring</w:t>
        </w:r>
        <w:r>
          <w:t xml:space="preserve">.</w:t>
        </w:r>
      </w:ins>
    </w:p>
    <w:p>
      <w:pPr>
        <w:pStyle w:val="BodyText"/>
        <w:rPr>
          <w:ins w:id="9357" w:author="Anisha Subberwal" w:date="2026-09-27T12:00:00Z"/>
        </w:rPr>
      </w:pPr>
      <w:ins w:id="9358" w:author="Anisha Subberwal" w:date="2026-09-27T12:00:00Z">
        <w:r>
          <w:rPr>
            <w:bCs/>
            <w:b/>
          </w:rPr>
          <w:t xml:space="preserve">Work flow.</w:t>
        </w:r>
      </w:ins>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ins w:id="9359" w:author="Anisha Subberwal" w:date="2026-09-27T12:00:00Z"/>
        </w:trPr>
        <w:tc>
          <w:tcPr/>
          <w:p>
            <w:pPr>
              <w:pStyle w:val="Compact"/>
              <w:jc w:val="left"/>
              <w:rPr>
                <w:ins w:id="9360" w:author="Anisha Subberwal" w:date="2026-09-27T12:00:00Z"/>
              </w:rPr>
            </w:pPr>
            <w:ins w:id="9361" w:author="Anisha Subberwal" w:date="2026-09-27T12:00:00Z">
              <w:r>
                <w:t xml:space="preserve">S.No.</w:t>
              </w:r>
            </w:ins>
          </w:p>
        </w:tc>
        <w:tc>
          <w:tcPr/>
          <w:p>
            <w:pPr>
              <w:pStyle w:val="Compact"/>
              <w:jc w:val="left"/>
              <w:rPr>
                <w:ins w:id="9362" w:author="Anisha Subberwal" w:date="2026-09-27T12:00:00Z"/>
              </w:rPr>
            </w:pPr>
            <w:ins w:id="9363" w:author="Anisha Subberwal" w:date="2026-09-27T12:00:00Z">
              <w:r>
                <w:t xml:space="preserve">Screen</w:t>
              </w:r>
            </w:ins>
          </w:p>
        </w:tc>
        <w:tc>
          <w:tcPr/>
          <w:p>
            <w:pPr>
              <w:pStyle w:val="Compact"/>
              <w:jc w:val="left"/>
              <w:rPr>
                <w:ins w:id="9364" w:author="Anisha Subberwal" w:date="2026-09-27T12:00:00Z"/>
              </w:rPr>
            </w:pPr>
            <w:ins w:id="9365" w:author="Anisha Subberwal" w:date="2026-09-27T12:00:00Z">
              <w:r>
                <w:t xml:space="preserve">Trigger</w:t>
              </w:r>
            </w:ins>
          </w:p>
        </w:tc>
        <w:tc>
          <w:tcPr/>
          <w:p>
            <w:pPr>
              <w:pStyle w:val="Compact"/>
              <w:jc w:val="left"/>
              <w:rPr>
                <w:ins w:id="9366" w:author="Anisha Subberwal" w:date="2026-09-27T12:00:00Z"/>
              </w:rPr>
            </w:pPr>
            <w:ins w:id="9367" w:author="Anisha Subberwal" w:date="2026-09-27T12:00:00Z">
              <w:r>
                <w:t xml:space="preserve">Component</w:t>
              </w:r>
            </w:ins>
          </w:p>
        </w:tc>
        <w:tc>
          <w:tcPr/>
          <w:p>
            <w:pPr>
              <w:pStyle w:val="Compact"/>
              <w:jc w:val="left"/>
              <w:rPr>
                <w:ins w:id="9368" w:author="Anisha Subberwal" w:date="2026-09-27T12:00:00Z"/>
              </w:rPr>
            </w:pPr>
            <w:ins w:id="9369" w:author="Anisha Subberwal" w:date="2026-09-27T12:00:00Z">
              <w:r>
                <w:t xml:space="preserve">Action</w:t>
              </w:r>
            </w:ins>
          </w:p>
        </w:tc>
        <w:tc>
          <w:tcPr/>
          <w:p>
            <w:pPr>
              <w:pStyle w:val="Compact"/>
              <w:jc w:val="left"/>
              <w:rPr>
                <w:ins w:id="9370" w:author="Anisha Subberwal" w:date="2026-09-27T12:00:00Z"/>
              </w:rPr>
            </w:pPr>
            <w:ins w:id="9371" w:author="Anisha Subberwal" w:date="2026-09-27T12:00:00Z">
              <w:r>
                <w:t xml:space="preserve">Condition / remarks</w:t>
              </w:r>
            </w:ins>
          </w:p>
        </w:tc>
      </w:tr>
      <w:tr>
        <w:trPr>
          <w:ins w:id="9372" w:author="Anisha Subberwal" w:date="2026-09-27T12:00:00Z"/>
        </w:trPr>
        <w:tc>
          <w:tcPr/>
          <w:p>
            <w:pPr>
              <w:pStyle w:val="Compact"/>
              <w:jc w:val="left"/>
              <w:rPr>
                <w:ins w:id="9373" w:author="Anisha Subberwal" w:date="2026-09-27T12:00:00Z"/>
              </w:rPr>
            </w:pPr>
            <w:ins w:id="9374" w:author="Anisha Subberwal" w:date="2026-09-27T12:00:00Z">
              <w:r>
                <w:t xml:space="preserve">14.1</w:t>
              </w:r>
            </w:ins>
          </w:p>
        </w:tc>
        <w:tc>
          <w:tcPr/>
          <w:p>
            <w:pPr>
              <w:pStyle w:val="Compact"/>
              <w:jc w:val="left"/>
              <w:rPr>
                <w:ins w:id="9375" w:author="Anisha Subberwal" w:date="2026-09-27T12:00:00Z"/>
              </w:rPr>
            </w:pPr>
            <w:ins w:id="9376" w:author="Anisha Subberwal" w:date="2026-09-27T12:00:00Z">
              <w:r>
                <w:t xml:space="preserve">Documents</w:t>
              </w:r>
            </w:ins>
          </w:p>
        </w:tc>
        <w:tc>
          <w:tcPr/>
          <w:p>
            <w:pPr>
              <w:pStyle w:val="Compact"/>
              <w:jc w:val="left"/>
              <w:rPr>
                <w:ins w:id="9377" w:author="Anisha Subberwal" w:date="2026-09-27T12:00:00Z"/>
              </w:rPr>
            </w:pPr>
            <w:ins w:id="9378" w:author="Anisha Subberwal" w:date="2026-09-27T12:00:00Z">
              <w:r>
                <w:t xml:space="preserve">ON SELECT</w:t>
              </w:r>
            </w:ins>
          </w:p>
        </w:tc>
        <w:tc>
          <w:tcPr/>
          <w:p>
            <w:pPr>
              <w:pStyle w:val="Compact"/>
              <w:jc w:val="left"/>
              <w:rPr>
                <w:ins w:id="9379" w:author="Anisha Subberwal" w:date="2026-09-27T12:00:00Z"/>
              </w:rPr>
            </w:pPr>
            <w:ins w:id="9380" w:author="Anisha Subberwal" w:date="2026-09-27T12:00:00Z">
              <w:r>
                <w:t xml:space="preserve">Owner picker</w:t>
              </w:r>
            </w:ins>
          </w:p>
        </w:tc>
        <w:tc>
          <w:tcPr/>
          <w:p>
            <w:pPr>
              <w:pStyle w:val="Compact"/>
              <w:jc w:val="left"/>
              <w:rPr>
                <w:ins w:id="9381" w:author="Anisha Subberwal" w:date="2026-09-27T12:00:00Z"/>
              </w:rPr>
            </w:pPr>
            <w:ins w:id="9382" w:author="Anisha Subberwal" w:date="2026-09-27T12:00:00Z">
              <w:r>
                <w:t xml:space="preserve">Assign the section to a person; suggest last cycle’s owner or the 13.2 hint first</w:t>
              </w:r>
            </w:ins>
          </w:p>
        </w:tc>
        <w:tc>
          <w:tcPr/>
          <w:p>
            <w:pPr>
              <w:pStyle w:val="Compact"/>
              <w:jc w:val="left"/>
              <w:rPr>
                <w:ins w:id="9383" w:author="Anisha Subberwal" w:date="2026-09-27T12:00:00Z"/>
              </w:rPr>
            </w:pPr>
            <w:ins w:id="9384" w:author="Anisha Subberwal" w:date="2026-09-27T12:00:00Z">
              <w:r>
                <w:t xml:space="preserve">One owner per section; a reviewer is optional</w:t>
              </w:r>
            </w:ins>
          </w:p>
        </w:tc>
      </w:tr>
      <w:tr>
        <w:trPr>
          <w:ins w:id="9385" w:author="Anisha Subberwal" w:date="2026-09-27T12:00:00Z"/>
        </w:trPr>
        <w:tc>
          <w:tcPr/>
          <w:p>
            <w:pPr>
              <w:pStyle w:val="Compact"/>
              <w:jc w:val="left"/>
              <w:rPr>
                <w:ins w:id="9386" w:author="Anisha Subberwal" w:date="2026-09-27T12:00:00Z"/>
              </w:rPr>
            </w:pPr>
            <w:ins w:id="9387" w:author="Anisha Subberwal" w:date="2026-09-27T12:00:00Z">
              <w:r>
                <w:t xml:space="preserve">14.2</w:t>
              </w:r>
            </w:ins>
          </w:p>
        </w:tc>
        <w:tc>
          <w:tcPr/>
          <w:p>
            <w:pPr>
              <w:pStyle w:val="Compact"/>
              <w:jc w:val="left"/>
              <w:rPr>
                <w:ins w:id="9388" w:author="Anisha Subberwal" w:date="2026-09-27T12:00:00Z"/>
              </w:rPr>
            </w:pPr>
            <w:ins w:id="9389" w:author="Anisha Subberwal" w:date="2026-09-27T12:00:00Z">
              <w:r>
                <w:t xml:space="preserve">Documents</w:t>
              </w:r>
            </w:ins>
          </w:p>
        </w:tc>
        <w:tc>
          <w:tcPr/>
          <w:p>
            <w:pPr>
              <w:pStyle w:val="Compact"/>
              <w:jc w:val="left"/>
              <w:rPr>
                <w:ins w:id="9390" w:author="Anisha Subberwal" w:date="2026-09-27T12:00:00Z"/>
              </w:rPr>
            </w:pPr>
            <w:ins w:id="9391" w:author="Anisha Subberwal" w:date="2026-09-27T12:00:00Z">
              <w:r>
                <w:t xml:space="preserve">ON CHANGE</w:t>
              </w:r>
            </w:ins>
          </w:p>
        </w:tc>
        <w:tc>
          <w:tcPr/>
          <w:p>
            <w:pPr>
              <w:pStyle w:val="Compact"/>
              <w:jc w:val="left"/>
              <w:rPr>
                <w:ins w:id="9392" w:author="Anisha Subberwal" w:date="2026-09-27T12:00:00Z"/>
              </w:rPr>
            </w:pPr>
            <w:ins w:id="9393" w:author="Anisha Subberwal" w:date="2026-09-27T12:00:00Z">
              <w:r>
                <w:t xml:space="preserve">Due date</w:t>
              </w:r>
            </w:ins>
          </w:p>
        </w:tc>
        <w:tc>
          <w:tcPr/>
          <w:p>
            <w:pPr>
              <w:pStyle w:val="Compact"/>
              <w:jc w:val="left"/>
              <w:rPr>
                <w:ins w:id="9394" w:author="Anisha Subberwal" w:date="2026-09-27T12:00:00Z"/>
              </w:rPr>
            </w:pPr>
            <w:ins w:id="9395" w:author="Anisha Subberwal" w:date="2026-09-27T12:00:00Z">
              <w:r>
                <w:t xml:space="preserve">Set the section’s due date; default from the cadence rules (15.6)</w:t>
              </w:r>
            </w:ins>
          </w:p>
        </w:tc>
        <w:tc>
          <w:tcPr/>
          <w:p>
            <w:pPr>
              <w:pStyle w:val="Compact"/>
              <w:jc w:val="left"/>
              <w:rPr>
                <w:ins w:id="9396" w:author="Anisha Subberwal" w:date="2026-09-27T12:00:00Z"/>
              </w:rPr>
            </w:pPr>
            <w:ins w:id="9397" w:author="Anisha Subberwal" w:date="2026-09-27T12:00:00Z">
              <w:r>
                <w:t xml:space="preserve">A due date is required before sending</w:t>
              </w:r>
            </w:ins>
          </w:p>
        </w:tc>
      </w:tr>
      <w:tr>
        <w:trPr>
          <w:ins w:id="9398" w:author="Anisha Subberwal" w:date="2026-09-27T12:00:00Z"/>
        </w:trPr>
        <w:tc>
          <w:tcPr/>
          <w:p>
            <w:pPr>
              <w:pStyle w:val="Compact"/>
              <w:jc w:val="left"/>
              <w:rPr>
                <w:ins w:id="9399" w:author="Anisha Subberwal" w:date="2026-09-27T12:00:00Z"/>
              </w:rPr>
            </w:pPr>
            <w:ins w:id="9400" w:author="Anisha Subberwal" w:date="2026-09-27T12:00:00Z">
              <w:r>
                <w:t xml:space="preserve">14.3</w:t>
              </w:r>
            </w:ins>
          </w:p>
        </w:tc>
        <w:tc>
          <w:tcPr/>
          <w:p>
            <w:pPr>
              <w:pStyle w:val="Compact"/>
              <w:jc w:val="left"/>
              <w:rPr>
                <w:ins w:id="9401" w:author="Anisha Subberwal" w:date="2026-09-27T12:00:00Z"/>
              </w:rPr>
            </w:pPr>
            <w:ins w:id="9402" w:author="Anisha Subberwal" w:date="2026-09-27T12:00:00Z">
              <w:r>
                <w:t xml:space="preserve">Documents</w:t>
              </w:r>
            </w:ins>
          </w:p>
        </w:tc>
        <w:tc>
          <w:tcPr/>
          <w:p>
            <w:pPr>
              <w:pStyle w:val="Compact"/>
              <w:jc w:val="left"/>
              <w:rPr>
                <w:ins w:id="9403" w:author="Anisha Subberwal" w:date="2026-09-27T12:00:00Z"/>
              </w:rPr>
            </w:pPr>
            <w:ins w:id="9404" w:author="Anisha Subberwal" w:date="2026-09-27T12:00:00Z">
              <w:r>
                <w:t xml:space="preserve">ON CLICK</w:t>
              </w:r>
            </w:ins>
          </w:p>
        </w:tc>
        <w:tc>
          <w:tcPr/>
          <w:p>
            <w:pPr>
              <w:pStyle w:val="Compact"/>
              <w:jc w:val="left"/>
              <w:rPr>
                <w:ins w:id="9405" w:author="Anisha Subberwal" w:date="2026-09-27T12:00:00Z"/>
              </w:rPr>
            </w:pPr>
            <w:ins w:id="9406" w:author="Anisha Subberwal" w:date="2026-09-27T12:00:00Z">
              <w:r>
                <w:t xml:space="preserve">Send assignments</w:t>
              </w:r>
            </w:ins>
          </w:p>
        </w:tc>
        <w:tc>
          <w:tcPr/>
          <w:p>
            <w:pPr>
              <w:pStyle w:val="Compact"/>
              <w:jc w:val="left"/>
              <w:rPr>
                <w:ins w:id="9407" w:author="Anisha Subberwal" w:date="2026-09-27T12:00:00Z"/>
              </w:rPr>
            </w:pPr>
            <w:ins w:id="9408" w:author="Anisha Subberwal" w:date="2026-09-27T12:00:00Z">
              <w:r>
                <w:t xml:space="preserve">Send one notification per person listing every section assigned to them in this document</w:t>
              </w:r>
            </w:ins>
          </w:p>
        </w:tc>
        <w:tc>
          <w:tcPr/>
          <w:p>
            <w:pPr>
              <w:pStyle w:val="Compact"/>
              <w:jc w:val="left"/>
              <w:rPr>
                <w:ins w:id="9409" w:author="Anisha Subberwal" w:date="2026-09-27T12:00:00Z"/>
              </w:rPr>
            </w:pPr>
            <w:ins w:id="9410" w:author="Anisha Subberwal" w:date="2026-09-27T12:00:00Z">
              <w:r>
                <w:t xml:space="preserve">Batched: a person with four sections gets one message, not four</w:t>
              </w:r>
            </w:ins>
          </w:p>
        </w:tc>
      </w:tr>
      <w:tr>
        <w:trPr>
          <w:ins w:id="9411" w:author="Anisha Subberwal" w:date="2026-09-27T12:00:00Z"/>
        </w:trPr>
        <w:tc>
          <w:tcPr/>
          <w:p>
            <w:pPr>
              <w:pStyle w:val="Compact"/>
              <w:jc w:val="left"/>
              <w:rPr>
                <w:ins w:id="9412" w:author="Anisha Subberwal" w:date="2026-09-27T12:00:00Z"/>
              </w:rPr>
            </w:pPr>
            <w:ins w:id="9413" w:author="Anisha Subberwal" w:date="2026-09-27T12:00:00Z">
              <w:r>
                <w:t xml:space="preserve">14.4</w:t>
              </w:r>
            </w:ins>
          </w:p>
        </w:tc>
        <w:tc>
          <w:tcPr/>
          <w:p>
            <w:pPr>
              <w:pStyle w:val="Compact"/>
              <w:jc w:val="left"/>
              <w:rPr>
                <w:ins w:id="9414" w:author="Anisha Subberwal" w:date="2026-09-27T12:00:00Z"/>
              </w:rPr>
            </w:pPr>
            <w:ins w:id="9415" w:author="Anisha Subberwal" w:date="2026-09-27T12:00:00Z">
              <w:r>
                <w:t xml:space="preserve">Email / Teams</w:t>
              </w:r>
            </w:ins>
          </w:p>
        </w:tc>
        <w:tc>
          <w:tcPr/>
          <w:p>
            <w:pPr>
              <w:pStyle w:val="Compact"/>
              <w:jc w:val="left"/>
              <w:rPr>
                <w:ins w:id="9416" w:author="Anisha Subberwal" w:date="2026-09-27T12:00:00Z"/>
              </w:rPr>
            </w:pPr>
            <w:ins w:id="9417" w:author="Anisha Subberwal" w:date="2026-09-27T12:00:00Z">
              <w:r>
                <w:t xml:space="preserve">ON SEND</w:t>
              </w:r>
            </w:ins>
          </w:p>
        </w:tc>
        <w:tc>
          <w:tcPr/>
          <w:p>
            <w:pPr>
              <w:pStyle w:val="Compact"/>
              <w:jc w:val="left"/>
              <w:rPr>
                <w:ins w:id="9418" w:author="Anisha Subberwal" w:date="2026-09-27T12:00:00Z"/>
              </w:rPr>
            </w:pPr>
            <w:ins w:id="9419" w:author="Anisha Subberwal" w:date="2026-09-27T12:00:00Z">
              <w:r>
                <w:t xml:space="preserve">Notification</w:t>
              </w:r>
            </w:ins>
          </w:p>
        </w:tc>
        <w:tc>
          <w:tcPr/>
          <w:p>
            <w:pPr>
              <w:pStyle w:val="Compact"/>
              <w:jc w:val="left"/>
              <w:rPr>
                <w:ins w:id="9420" w:author="Anisha Subberwal" w:date="2026-09-27T12:00:00Z"/>
              </w:rPr>
            </w:pPr>
            <w:ins w:id="9421" w:author="Anisha Subberwal" w:date="2026-09-27T12:00:00Z">
              <w:r>
                <w:t xml:space="preserve">Email: subject “You’ve been assigned 2 sections in Weekly Delivery Update, due Tue 30 Sep”; body names the assigner, document, section titles, a two-line excerpt of last cycle’s text, the due date and an Open in Atlas button. Teams: the same content as a card</w:t>
              </w:r>
            </w:ins>
          </w:p>
        </w:tc>
        <w:tc>
          <w:tcPr/>
          <w:p>
            <w:pPr>
              <w:pStyle w:val="Compact"/>
              <w:jc w:val="left"/>
              <w:rPr>
                <w:ins w:id="9422" w:author="Anisha Subberwal" w:date="2026-09-27T12:00:00Z"/>
              </w:rPr>
            </w:pPr>
            <w:ins w:id="9423" w:author="Anisha Subberwal" w:date="2026-09-27T12:00:00Z">
              <w:r>
                <w:t xml:space="preserve">Modelled on the Outlook email Word sends for a comment @mention. Never includes restricted content or anyone else’s section</w:t>
              </w:r>
            </w:ins>
          </w:p>
        </w:tc>
      </w:tr>
      <w:tr>
        <w:trPr>
          <w:ins w:id="9424" w:author="Anisha Subberwal" w:date="2026-09-27T12:00:00Z"/>
        </w:trPr>
        <w:tc>
          <w:tcPr/>
          <w:p>
            <w:pPr>
              <w:pStyle w:val="Compact"/>
              <w:jc w:val="left"/>
              <w:rPr>
                <w:ins w:id="9425" w:author="Anisha Subberwal" w:date="2026-09-27T12:00:00Z"/>
              </w:rPr>
            </w:pPr>
            <w:ins w:id="9426" w:author="Anisha Subberwal" w:date="2026-09-27T12:00:00Z">
              <w:r>
                <w:t xml:space="preserve">14.5</w:t>
              </w:r>
            </w:ins>
          </w:p>
        </w:tc>
        <w:tc>
          <w:tcPr/>
          <w:p>
            <w:pPr>
              <w:pStyle w:val="Compact"/>
              <w:jc w:val="left"/>
              <w:rPr>
                <w:ins w:id="9427" w:author="Anisha Subberwal" w:date="2026-09-27T12:00:00Z"/>
              </w:rPr>
            </w:pPr>
            <w:ins w:id="9428" w:author="Anisha Subberwal" w:date="2026-09-27T12:00:00Z">
              <w:r>
                <w:t xml:space="preserve">Home</w:t>
              </w:r>
            </w:ins>
          </w:p>
        </w:tc>
        <w:tc>
          <w:tcPr/>
          <w:p>
            <w:pPr>
              <w:pStyle w:val="Compact"/>
              <w:jc w:val="left"/>
              <w:rPr>
                <w:ins w:id="9429" w:author="Anisha Subberwal" w:date="2026-09-27T12:00:00Z"/>
              </w:rPr>
            </w:pPr>
            <w:ins w:id="9430" w:author="Anisha Subberwal" w:date="2026-09-27T12:00:00Z">
              <w:r>
                <w:t xml:space="preserve">ON SEND</w:t>
              </w:r>
            </w:ins>
          </w:p>
        </w:tc>
        <w:tc>
          <w:tcPr/>
          <w:p>
            <w:pPr>
              <w:pStyle w:val="Compact"/>
              <w:jc w:val="left"/>
              <w:rPr>
                <w:ins w:id="9431" w:author="Anisha Subberwal" w:date="2026-09-27T12:00:00Z"/>
              </w:rPr>
            </w:pPr>
            <w:ins w:id="9432" w:author="Anisha Subberwal" w:date="2026-09-27T12:00:00Z">
              <w:r>
                <w:t xml:space="preserve">To-do</w:t>
              </w:r>
            </w:ins>
          </w:p>
        </w:tc>
        <w:tc>
          <w:tcPr/>
          <w:p>
            <w:pPr>
              <w:pStyle w:val="Compact"/>
              <w:jc w:val="left"/>
              <w:rPr>
                <w:ins w:id="9433" w:author="Anisha Subberwal" w:date="2026-09-27T12:00:00Z"/>
              </w:rPr>
            </w:pPr>
            <w:ins w:id="9434" w:author="Anisha Subberwal" w:date="2026-09-27T12:00:00Z">
              <w:r>
                <w:t xml:space="preserve">Create a to-do per section on the assignee’s Home (12.1) and add to the notification bell</w:t>
              </w:r>
            </w:ins>
          </w:p>
        </w:tc>
        <w:tc>
          <w:tcPr/>
          <w:p>
            <w:pPr>
              <w:pStyle w:val="Compact"/>
              <w:jc w:val="left"/>
              <w:rPr>
                <w:ins w:id="9435" w:author="Anisha Subberwal" w:date="2026-09-27T12:00:00Z"/>
              </w:rPr>
            </w:pPr>
            <w:ins w:id="9436" w:author="Anisha Subberwal" w:date="2026-09-27T12:00:00Z">
              <w:r>
                <w:t xml:space="preserve">The to-do and the message carry the same deep link</w:t>
              </w:r>
            </w:ins>
          </w:p>
        </w:tc>
      </w:tr>
      <w:tr>
        <w:trPr>
          <w:ins w:id="9437" w:author="Anisha Subberwal" w:date="2026-09-27T12:00:00Z"/>
        </w:trPr>
        <w:tc>
          <w:tcPr/>
          <w:p>
            <w:pPr>
              <w:pStyle w:val="Compact"/>
              <w:jc w:val="left"/>
              <w:rPr>
                <w:ins w:id="9438" w:author="Anisha Subberwal" w:date="2026-09-27T12:00:00Z"/>
              </w:rPr>
            </w:pPr>
            <w:ins w:id="9439" w:author="Anisha Subberwal" w:date="2026-09-27T12:00:00Z">
              <w:r>
                <w:t xml:space="preserve">14.6</w:t>
              </w:r>
            </w:ins>
          </w:p>
        </w:tc>
        <w:tc>
          <w:tcPr/>
          <w:p>
            <w:pPr>
              <w:pStyle w:val="Compact"/>
              <w:jc w:val="left"/>
              <w:rPr>
                <w:ins w:id="9440" w:author="Anisha Subberwal" w:date="2026-09-27T12:00:00Z"/>
              </w:rPr>
            </w:pPr>
            <w:ins w:id="9441" w:author="Anisha Subberwal" w:date="2026-09-27T12:00:00Z">
              <w:r>
                <w:t xml:space="preserve">Email / Teams</w:t>
              </w:r>
            </w:ins>
          </w:p>
        </w:tc>
        <w:tc>
          <w:tcPr/>
          <w:p>
            <w:pPr>
              <w:pStyle w:val="Compact"/>
              <w:jc w:val="left"/>
              <w:rPr>
                <w:ins w:id="9442" w:author="Anisha Subberwal" w:date="2026-09-27T12:00:00Z"/>
              </w:rPr>
            </w:pPr>
            <w:ins w:id="9443" w:author="Anisha Subberwal" w:date="2026-09-27T12:00:00Z">
              <w:r>
                <w:t xml:space="preserve">ON SCHEDULE</w:t>
              </w:r>
            </w:ins>
          </w:p>
        </w:tc>
        <w:tc>
          <w:tcPr/>
          <w:p>
            <w:pPr>
              <w:pStyle w:val="Compact"/>
              <w:jc w:val="left"/>
              <w:rPr>
                <w:ins w:id="9444" w:author="Anisha Subberwal" w:date="2026-09-27T12:00:00Z"/>
              </w:rPr>
            </w:pPr>
            <w:ins w:id="9445" w:author="Anisha Subberwal" w:date="2026-09-27T12:00:00Z">
              <w:r>
                <w:t xml:space="preserve">Reminder</w:t>
              </w:r>
            </w:ins>
          </w:p>
        </w:tc>
        <w:tc>
          <w:tcPr/>
          <w:p>
            <w:pPr>
              <w:pStyle w:val="Compact"/>
              <w:jc w:val="left"/>
              <w:rPr>
                <w:ins w:id="9446" w:author="Anisha Subberwal" w:date="2026-09-27T12:00:00Z"/>
              </w:rPr>
            </w:pPr>
            <w:ins w:id="9447" w:author="Anisha Subberwal" w:date="2026-09-27T12:00:00Z">
              <w:r>
                <w:t xml:space="preserve">Remind at two working days before, and on the morning of, the due date; send an overdue digest daily to the owner and one summary to the admin</w:t>
              </w:r>
            </w:ins>
          </w:p>
        </w:tc>
        <w:tc>
          <w:tcPr/>
          <w:p>
            <w:pPr>
              <w:pStyle w:val="Compact"/>
              <w:jc w:val="left"/>
              <w:rPr>
                <w:ins w:id="9448" w:author="Anisha Subberwal" w:date="2026-09-27T12:00:00Z"/>
              </w:rPr>
            </w:pPr>
            <w:ins w:id="9449" w:author="Anisha Subberwal" w:date="2026-09-27T12:00:00Z">
              <w:r>
                <w:t xml:space="preserve">Stops the moment the section is submitted</w:t>
              </w:r>
            </w:ins>
          </w:p>
        </w:tc>
      </w:tr>
      <w:tr>
        <w:trPr>
          <w:ins w:id="9450" w:author="Anisha Subberwal" w:date="2026-09-27T12:00:00Z"/>
        </w:trPr>
        <w:tc>
          <w:tcPr/>
          <w:p>
            <w:pPr>
              <w:pStyle w:val="Compact"/>
              <w:jc w:val="left"/>
              <w:rPr>
                <w:ins w:id="9451" w:author="Anisha Subberwal" w:date="2026-09-27T12:00:00Z"/>
              </w:rPr>
            </w:pPr>
            <w:ins w:id="9452" w:author="Anisha Subberwal" w:date="2026-09-27T12:00:00Z">
              <w:r>
                <w:t xml:space="preserve">14.7</w:t>
              </w:r>
            </w:ins>
          </w:p>
        </w:tc>
        <w:tc>
          <w:tcPr/>
          <w:p>
            <w:pPr>
              <w:pStyle w:val="Compact"/>
              <w:jc w:val="left"/>
              <w:rPr>
                <w:ins w:id="9453" w:author="Anisha Subberwal" w:date="2026-09-27T12:00:00Z"/>
              </w:rPr>
            </w:pPr>
            <w:ins w:id="9454" w:author="Anisha Subberwal" w:date="2026-09-27T12:00:00Z">
              <w:r>
                <w:t xml:space="preserve">Documents</w:t>
              </w:r>
            </w:ins>
          </w:p>
        </w:tc>
        <w:tc>
          <w:tcPr/>
          <w:p>
            <w:pPr>
              <w:pStyle w:val="Compact"/>
              <w:jc w:val="left"/>
              <w:rPr>
                <w:ins w:id="9455" w:author="Anisha Subberwal" w:date="2026-09-27T12:00:00Z"/>
              </w:rPr>
            </w:pPr>
            <w:ins w:id="9456" w:author="Anisha Subberwal" w:date="2026-09-27T12:00:00Z">
              <w:r>
                <w:t xml:space="preserve">ON CHANGE</w:t>
              </w:r>
            </w:ins>
          </w:p>
        </w:tc>
        <w:tc>
          <w:tcPr/>
          <w:p>
            <w:pPr>
              <w:pStyle w:val="Compact"/>
              <w:jc w:val="left"/>
              <w:rPr>
                <w:ins w:id="9457" w:author="Anisha Subberwal" w:date="2026-09-27T12:00:00Z"/>
              </w:rPr>
            </w:pPr>
            <w:ins w:id="9458" w:author="Anisha Subberwal" w:date="2026-09-27T12:00:00Z">
              <w:r>
                <w:t xml:space="preserve">Owner</w:t>
              </w:r>
            </w:ins>
          </w:p>
        </w:tc>
        <w:tc>
          <w:tcPr/>
          <w:p>
            <w:pPr>
              <w:pStyle w:val="Compact"/>
              <w:jc w:val="left"/>
              <w:rPr>
                <w:ins w:id="9459" w:author="Anisha Subberwal" w:date="2026-09-27T12:00:00Z"/>
              </w:rPr>
            </w:pPr>
            <w:ins w:id="9460" w:author="Anisha Subberwal" w:date="2026-09-27T12:00:00Z">
              <w:r>
                <w:t xml:space="preserve">Reassign: notify the new owner, tell the previous owner it has moved, and move the to-do</w:t>
              </w:r>
            </w:ins>
          </w:p>
        </w:tc>
        <w:tc>
          <w:tcPr/>
          <w:p>
            <w:pPr>
              <w:pStyle w:val="Compact"/>
              <w:jc w:val="left"/>
              <w:rPr>
                <w:ins w:id="9461" w:author="Anisha Subberwal" w:date="2026-09-27T12:00:00Z"/>
              </w:rPr>
            </w:pPr>
            <w:ins w:id="9462" w:author="Anisha Subberwal" w:date="2026-09-27T12:00:00Z">
              <w:r>
                <w:t xml:space="preserve">Submitted history stays with the section (10.4)</w:t>
              </w:r>
            </w:ins>
          </w:p>
        </w:tc>
      </w:tr>
      <w:tr>
        <w:trPr>
          <w:ins w:id="9463" w:author="Anisha Subberwal" w:date="2026-09-27T12:00:00Z"/>
        </w:trPr>
        <w:tc>
          <w:tcPr/>
          <w:p>
            <w:pPr>
              <w:pStyle w:val="Compact"/>
              <w:jc w:val="left"/>
              <w:rPr>
                <w:ins w:id="9464" w:author="Anisha Subberwal" w:date="2026-09-27T12:00:00Z"/>
              </w:rPr>
            </w:pPr>
            <w:ins w:id="9465" w:author="Anisha Subberwal" w:date="2026-09-27T12:00:00Z">
              <w:r>
                <w:t xml:space="preserve">14.8</w:t>
              </w:r>
            </w:ins>
          </w:p>
        </w:tc>
        <w:tc>
          <w:tcPr/>
          <w:p>
            <w:pPr>
              <w:pStyle w:val="Compact"/>
              <w:jc w:val="left"/>
              <w:rPr>
                <w:ins w:id="9466" w:author="Anisha Subberwal" w:date="2026-09-27T12:00:00Z"/>
              </w:rPr>
            </w:pPr>
            <w:ins w:id="9467" w:author="Anisha Subberwal" w:date="2026-09-27T12:00:00Z">
              <w:r>
                <w:t xml:space="preserve">Documents</w:t>
              </w:r>
            </w:ins>
          </w:p>
        </w:tc>
        <w:tc>
          <w:tcPr/>
          <w:p>
            <w:pPr>
              <w:pStyle w:val="Compact"/>
              <w:jc w:val="left"/>
              <w:rPr>
                <w:ins w:id="9468" w:author="Anisha Subberwal" w:date="2026-09-27T12:00:00Z"/>
              </w:rPr>
            </w:pPr>
            <w:ins w:id="9469" w:author="Anisha Subberwal" w:date="2026-09-27T12:00:00Z">
              <w:r>
                <w:t xml:space="preserve">ON CLICK</w:t>
              </w:r>
            </w:ins>
          </w:p>
        </w:tc>
        <w:tc>
          <w:tcPr/>
          <w:p>
            <w:pPr>
              <w:pStyle w:val="Compact"/>
              <w:jc w:val="left"/>
              <w:rPr>
                <w:ins w:id="9470" w:author="Anisha Subberwal" w:date="2026-09-27T12:00:00Z"/>
              </w:rPr>
            </w:pPr>
            <w:ins w:id="9471" w:author="Anisha Subberwal" w:date="2026-09-27T12:00:00Z">
              <w:r>
                <w:t xml:space="preserve">Nudge</w:t>
              </w:r>
            </w:ins>
          </w:p>
        </w:tc>
        <w:tc>
          <w:tcPr/>
          <w:p>
            <w:pPr>
              <w:pStyle w:val="Compact"/>
              <w:jc w:val="left"/>
              <w:rPr>
                <w:ins w:id="9472" w:author="Anisha Subberwal" w:date="2026-09-27T12:00:00Z"/>
              </w:rPr>
            </w:pPr>
            <w:ins w:id="9473" w:author="Anisha Subberwal" w:date="2026-09-27T12:00:00Z">
              <w:r>
                <w:t xml:space="preserve">Send one manual reminder to an owner who is late</w:t>
              </w:r>
            </w:ins>
          </w:p>
        </w:tc>
        <w:tc>
          <w:tcPr/>
          <w:p>
            <w:pPr>
              <w:pStyle w:val="Compact"/>
              <w:jc w:val="left"/>
              <w:rPr>
                <w:ins w:id="9474" w:author="Anisha Subberwal" w:date="2026-09-27T12:00:00Z"/>
              </w:rPr>
            </w:pPr>
            <w:ins w:id="9475" w:author="Anisha Subberwal" w:date="2026-09-27T12:00:00Z">
              <w:r>
                <w:t xml:space="preserve">Limited to once per person per 24 hours</w:t>
              </w:r>
            </w:ins>
          </w:p>
        </w:tc>
      </w:tr>
    </w:tbl>
    <w:p>
      <w:pPr>
        <w:pStyle w:val="BodyText"/>
        <w:rPr>
          <w:ins w:id="9476" w:author="Anisha Subberwal" w:date="2026-09-27T12:00:00Z"/>
        </w:rPr>
      </w:pPr>
      <w:ins w:id="9477" w:author="Anisha Subberwal" w:date="2026-09-27T12:00:00Z">
        <w:r>
          <w:rPr>
            <w:bCs/>
            <w:b/>
          </w:rPr>
          <w:t xml:space="preserve">Additional requirements.</w:t>
        </w:r>
        <w:r>
          <w:t xml:space="preserve"> Each user chooses email, Teams or both in their profile; the default is both. For the demo, if Microsoft Graph and a Teams bot are not approved in the sandbox, 14.3 to 14.6 render the exact message in a preview mailbox inside Atlas rather than sending it.</w:t>
        </w:r>
      </w:ins>
    </w:p>
    <w:p>
      <w:pPr>
        <w:pStyle w:val="Heading2"/>
        <w:rPr>
          <w:ins w:id="9478" w:author="Anisha Subberwal" w:date="2026-09-27T12:00:00Z"/>
        </w:rPr>
      </w:pPr>
      <w:ins w:id="9479" w:author="Anisha Subberwal" w:date="2026-09-27T12:00:00Z">
        <w:r>
          <w:t xml:space="preserve">15. Module: Cadence calendar (Outlook sync)</w:t>
        </w:r>
      </w:ins>
    </w:p>
    <w:p>
      <w:pPr>
        <w:pStyle w:val="FirstParagraph"/>
        <w:rPr>
          <w:ins w:id="9480" w:author="Anisha Subberwal" w:date="2026-09-27T12:00:00Z"/>
        </w:rPr>
      </w:pPr>
      <w:ins w:id="9481" w:author="Anisha Subberwal" w:date="2026-09-27T12:00:00Z">
        <w:r>
          <w:rPr>
            <w:bCs/>
            <w:b/>
          </w:rPr>
          <w:t xml:space="preserve">Purpose.</w:t>
        </w:r>
        <w:r>
          <w:t xml:space="preserve"> Put every reporting deadline and important date on the calendar people already plan their week in, Outlook, so due dates are seen before they are missed.</w:t>
        </w:r>
      </w:ins>
    </w:p>
    <w:p>
      <w:pPr>
        <w:pStyle w:val="BodyText"/>
        <w:rPr>
          <w:ins w:id="9482" w:author="Anisha Subberwal" w:date="2026-09-27T12:00:00Z"/>
        </w:rPr>
      </w:pPr>
      <w:ins w:id="9483" w:author="Anisha Subberwal" w:date="2026-09-27T12:00:00Z">
        <w:r>
          <w:rPr>
            <w:bCs/>
            <w:b/>
          </w:rPr>
          <w:t xml:space="preserve">Pre-condition.</w:t>
        </w:r>
        <w:r>
          <w:t xml:space="preserve"> Signed in with Microsoft 365 and calendar consent granted (read free/busy; write Atlas events). Deadlines and important dates are set by the admin.</w:t>
        </w:r>
      </w:ins>
    </w:p>
    <w:p>
      <w:pPr>
        <w:pStyle w:val="BodyText"/>
        <w:rPr>
          <w:ins w:id="9484" w:author="Anisha Subberwal" w:date="2026-09-27T12:00:00Z"/>
        </w:rPr>
      </w:pPr>
      <w:ins w:id="9485" w:author="Anisha Subberwal" w:date="2026-09-27T12:00:00Z">
        <w:r>
          <w:rPr>
            <w:bCs/>
            <w:b/>
          </w:rPr>
          <w:t xml:space="preserve">Screen components.</w:t>
        </w:r>
        <w:r>
          <w:t xml:space="preserve"> Cadence › Calendar sub-view · month and week toggle · event chips by type (Section due · Review meeting · Important date) · cadence rules panel · person filter (admin) · “Synced with Outlook” chip with last sync time · Add deadline and Add important date </w:t>
        </w:r>
        <w:r>
          <w:rPr>
            <w:rStyle w:val="VerbatimChar"/>
          </w:rPr>
          <w:t xml:space="preserve">calendar-plus</w:t>
        </w:r>
        <w:r>
          <w:t xml:space="preserve">.</w:t>
        </w:r>
      </w:ins>
    </w:p>
    <w:p>
      <w:pPr>
        <w:pStyle w:val="BodyText"/>
        <w:rPr>
          <w:ins w:id="9486" w:author="Anisha Subberwal" w:date="2026-09-27T12:00:00Z"/>
        </w:rPr>
      </w:pPr>
      <w:ins w:id="9487" w:author="Anisha Subberwal" w:date="2026-09-27T12:00:00Z">
        <w:r>
          <w:rPr>
            <w:bCs/>
            <w:b/>
          </w:rPr>
          <w:t xml:space="preserve">Work flow.</w:t>
        </w:r>
      </w:ins>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ins w:id="9488" w:author="Anisha Subberwal" w:date="2026-09-27T12:00:00Z"/>
        </w:trPr>
        <w:tc>
          <w:tcPr/>
          <w:p>
            <w:pPr>
              <w:pStyle w:val="Compact"/>
              <w:jc w:val="left"/>
              <w:rPr>
                <w:ins w:id="9489" w:author="Anisha Subberwal" w:date="2026-09-27T12:00:00Z"/>
              </w:rPr>
            </w:pPr>
            <w:ins w:id="9490" w:author="Anisha Subberwal" w:date="2026-09-27T12:00:00Z">
              <w:r>
                <w:t xml:space="preserve">S.No.</w:t>
              </w:r>
            </w:ins>
          </w:p>
        </w:tc>
        <w:tc>
          <w:tcPr/>
          <w:p>
            <w:pPr>
              <w:pStyle w:val="Compact"/>
              <w:jc w:val="left"/>
              <w:rPr>
                <w:ins w:id="9491" w:author="Anisha Subberwal" w:date="2026-09-27T12:00:00Z"/>
              </w:rPr>
            </w:pPr>
            <w:ins w:id="9492" w:author="Anisha Subberwal" w:date="2026-09-27T12:00:00Z">
              <w:r>
                <w:t xml:space="preserve">Screen</w:t>
              </w:r>
            </w:ins>
          </w:p>
        </w:tc>
        <w:tc>
          <w:tcPr/>
          <w:p>
            <w:pPr>
              <w:pStyle w:val="Compact"/>
              <w:jc w:val="left"/>
              <w:rPr>
                <w:ins w:id="9493" w:author="Anisha Subberwal" w:date="2026-09-27T12:00:00Z"/>
              </w:rPr>
            </w:pPr>
            <w:ins w:id="9494" w:author="Anisha Subberwal" w:date="2026-09-27T12:00:00Z">
              <w:r>
                <w:t xml:space="preserve">Trigger</w:t>
              </w:r>
            </w:ins>
          </w:p>
        </w:tc>
        <w:tc>
          <w:tcPr/>
          <w:p>
            <w:pPr>
              <w:pStyle w:val="Compact"/>
              <w:jc w:val="left"/>
              <w:rPr>
                <w:ins w:id="9495" w:author="Anisha Subberwal" w:date="2026-09-27T12:00:00Z"/>
              </w:rPr>
            </w:pPr>
            <w:ins w:id="9496" w:author="Anisha Subberwal" w:date="2026-09-27T12:00:00Z">
              <w:r>
                <w:t xml:space="preserve">Component</w:t>
              </w:r>
            </w:ins>
          </w:p>
        </w:tc>
        <w:tc>
          <w:tcPr/>
          <w:p>
            <w:pPr>
              <w:pStyle w:val="Compact"/>
              <w:jc w:val="left"/>
              <w:rPr>
                <w:ins w:id="9497" w:author="Anisha Subberwal" w:date="2026-09-27T12:00:00Z"/>
              </w:rPr>
            </w:pPr>
            <w:ins w:id="9498" w:author="Anisha Subberwal" w:date="2026-09-27T12:00:00Z">
              <w:r>
                <w:t xml:space="preserve">Action</w:t>
              </w:r>
            </w:ins>
          </w:p>
        </w:tc>
        <w:tc>
          <w:tcPr/>
          <w:p>
            <w:pPr>
              <w:pStyle w:val="Compact"/>
              <w:jc w:val="left"/>
              <w:rPr>
                <w:ins w:id="9499" w:author="Anisha Subberwal" w:date="2026-09-27T12:00:00Z"/>
              </w:rPr>
            </w:pPr>
            <w:ins w:id="9500" w:author="Anisha Subberwal" w:date="2026-09-27T12:00:00Z">
              <w:r>
                <w:t xml:space="preserve">Condition / remarks</w:t>
              </w:r>
            </w:ins>
          </w:p>
        </w:tc>
      </w:tr>
      <w:tr>
        <w:trPr>
          <w:ins w:id="9501" w:author="Anisha Subberwal" w:date="2026-09-27T12:00:00Z"/>
        </w:trPr>
        <w:tc>
          <w:tcPr/>
          <w:p>
            <w:pPr>
              <w:pStyle w:val="Compact"/>
              <w:jc w:val="left"/>
              <w:rPr>
                <w:ins w:id="9502" w:author="Anisha Subberwal" w:date="2026-09-27T12:00:00Z"/>
              </w:rPr>
            </w:pPr>
            <w:ins w:id="9503" w:author="Anisha Subberwal" w:date="2026-09-27T12:00:00Z">
              <w:r>
                <w:t xml:space="preserve">15.1</w:t>
              </w:r>
            </w:ins>
          </w:p>
        </w:tc>
        <w:tc>
          <w:tcPr/>
          <w:p>
            <w:pPr>
              <w:pStyle w:val="Compact"/>
              <w:jc w:val="left"/>
              <w:rPr>
                <w:ins w:id="9504" w:author="Anisha Subberwal" w:date="2026-09-27T12:00:00Z"/>
              </w:rPr>
            </w:pPr>
            <w:ins w:id="9505" w:author="Anisha Subberwal" w:date="2026-09-27T12:00:00Z">
              <w:r>
                <w:t xml:space="preserve">Calendar</w:t>
              </w:r>
            </w:ins>
          </w:p>
        </w:tc>
        <w:tc>
          <w:tcPr/>
          <w:p>
            <w:pPr>
              <w:pStyle w:val="Compact"/>
              <w:jc w:val="left"/>
              <w:rPr>
                <w:ins w:id="9506" w:author="Anisha Subberwal" w:date="2026-09-27T12:00:00Z"/>
              </w:rPr>
            </w:pPr>
            <w:ins w:id="9507" w:author="Anisha Subberwal" w:date="2026-09-27T12:00:00Z">
              <w:r>
                <w:t xml:space="preserve">ON LOAD</w:t>
              </w:r>
            </w:ins>
          </w:p>
        </w:tc>
        <w:tc>
          <w:tcPr/>
          <w:p>
            <w:pPr>
              <w:pStyle w:val="Compact"/>
              <w:jc w:val="left"/>
              <w:rPr>
                <w:ins w:id="9508" w:author="Anisha Subberwal" w:date="2026-09-27T12:00:00Z"/>
              </w:rPr>
            </w:pPr>
            <w:ins w:id="9509" w:author="Anisha Subberwal" w:date="2026-09-27T12:00:00Z">
              <w:r>
                <w:t xml:space="preserve">Calendar</w:t>
              </w:r>
            </w:ins>
          </w:p>
        </w:tc>
        <w:tc>
          <w:tcPr/>
          <w:p>
            <w:pPr>
              <w:pStyle w:val="Compact"/>
              <w:jc w:val="left"/>
              <w:rPr>
                <w:ins w:id="9510" w:author="Anisha Subberwal" w:date="2026-09-27T12:00:00Z"/>
              </w:rPr>
            </w:pPr>
            <w:ins w:id="9511" w:author="Anisha Subberwal" w:date="2026-09-27T12:00:00Z">
              <w:r>
                <w:t xml:space="preserve">Show Atlas deadlines and important dates; for admins, overlay assignees’ free/busy</w:t>
              </w:r>
            </w:ins>
          </w:p>
        </w:tc>
        <w:tc>
          <w:tcPr/>
          <w:p>
            <w:pPr>
              <w:pStyle w:val="Compact"/>
              <w:jc w:val="left"/>
              <w:rPr>
                <w:ins w:id="9512" w:author="Anisha Subberwal" w:date="2026-09-27T12:00:00Z"/>
              </w:rPr>
            </w:pPr>
            <w:ins w:id="9513" w:author="Anisha Subberwal" w:date="2026-09-27T12:00:00Z">
              <w:r>
                <w:t xml:space="preserve">Atlas never reads meeting titles or content from Outlook</w:t>
              </w:r>
            </w:ins>
          </w:p>
        </w:tc>
      </w:tr>
      <w:tr>
        <w:trPr>
          <w:ins w:id="9514" w:author="Anisha Subberwal" w:date="2026-09-27T12:00:00Z"/>
        </w:trPr>
        <w:tc>
          <w:tcPr/>
          <w:p>
            <w:pPr>
              <w:pStyle w:val="Compact"/>
              <w:jc w:val="left"/>
              <w:rPr>
                <w:ins w:id="9515" w:author="Anisha Subberwal" w:date="2026-09-27T12:00:00Z"/>
              </w:rPr>
            </w:pPr>
            <w:ins w:id="9516" w:author="Anisha Subberwal" w:date="2026-09-27T12:00:00Z">
              <w:r>
                <w:t xml:space="preserve">15.2</w:t>
              </w:r>
            </w:ins>
          </w:p>
        </w:tc>
        <w:tc>
          <w:tcPr/>
          <w:p>
            <w:pPr>
              <w:pStyle w:val="Compact"/>
              <w:jc w:val="left"/>
              <w:rPr>
                <w:ins w:id="9517" w:author="Anisha Subberwal" w:date="2026-09-27T12:00:00Z"/>
              </w:rPr>
            </w:pPr>
            <w:ins w:id="9518" w:author="Anisha Subberwal" w:date="2026-09-27T12:00:00Z">
              <w:r>
                <w:t xml:space="preserve">Calendar</w:t>
              </w:r>
            </w:ins>
          </w:p>
        </w:tc>
        <w:tc>
          <w:tcPr/>
          <w:p>
            <w:pPr>
              <w:pStyle w:val="Compact"/>
              <w:jc w:val="left"/>
              <w:rPr>
                <w:ins w:id="9519" w:author="Anisha Subberwal" w:date="2026-09-27T12:00:00Z"/>
              </w:rPr>
            </w:pPr>
            <w:ins w:id="9520" w:author="Anisha Subberwal" w:date="2026-09-27T12:00:00Z">
              <w:r>
                <w:t xml:space="preserve">ON CLICK</w:t>
              </w:r>
            </w:ins>
          </w:p>
        </w:tc>
        <w:tc>
          <w:tcPr/>
          <w:p>
            <w:pPr>
              <w:pStyle w:val="Compact"/>
              <w:jc w:val="left"/>
              <w:rPr>
                <w:ins w:id="9521" w:author="Anisha Subberwal" w:date="2026-09-27T12:00:00Z"/>
              </w:rPr>
            </w:pPr>
            <w:ins w:id="9522" w:author="Anisha Subberwal" w:date="2026-09-27T12:00:00Z">
              <w:r>
                <w:t xml:space="preserve">Add deadline</w:t>
              </w:r>
            </w:ins>
          </w:p>
        </w:tc>
        <w:tc>
          <w:tcPr/>
          <w:p>
            <w:pPr>
              <w:pStyle w:val="Compact"/>
              <w:jc w:val="left"/>
              <w:rPr>
                <w:ins w:id="9523" w:author="Anisha Subberwal" w:date="2026-09-27T12:00:00Z"/>
              </w:rPr>
            </w:pPr>
            <w:ins w:id="9524" w:author="Anisha Subberwal" w:date="2026-09-27T12:00:00Z">
              <w:r>
                <w:t xml:space="preserve">Create a deadline for a document or a set of sections</w:t>
              </w:r>
            </w:ins>
          </w:p>
        </w:tc>
        <w:tc>
          <w:tcPr/>
          <w:p>
            <w:pPr>
              <w:pStyle w:val="Compact"/>
              <w:jc w:val="left"/>
              <w:rPr>
                <w:ins w:id="9525" w:author="Anisha Subberwal" w:date="2026-09-27T12:00:00Z"/>
              </w:rPr>
            </w:pPr>
            <w:ins w:id="9526" w:author="Anisha Subberwal" w:date="2026-09-27T12:00:00Z">
              <w:r>
                <w:t xml:space="preserve">Applies to every assignee of those sections</w:t>
              </w:r>
            </w:ins>
          </w:p>
        </w:tc>
      </w:tr>
      <w:tr>
        <w:trPr>
          <w:ins w:id="9527" w:author="Anisha Subberwal" w:date="2026-09-27T12:00:00Z"/>
        </w:trPr>
        <w:tc>
          <w:tcPr/>
          <w:p>
            <w:pPr>
              <w:pStyle w:val="Compact"/>
              <w:jc w:val="left"/>
              <w:rPr>
                <w:ins w:id="9528" w:author="Anisha Subberwal" w:date="2026-09-27T12:00:00Z"/>
              </w:rPr>
            </w:pPr>
            <w:ins w:id="9529" w:author="Anisha Subberwal" w:date="2026-09-27T12:00:00Z">
              <w:r>
                <w:t xml:space="preserve">15.3</w:t>
              </w:r>
            </w:ins>
          </w:p>
        </w:tc>
        <w:tc>
          <w:tcPr/>
          <w:p>
            <w:pPr>
              <w:pStyle w:val="Compact"/>
              <w:jc w:val="left"/>
              <w:rPr>
                <w:ins w:id="9530" w:author="Anisha Subberwal" w:date="2026-09-27T12:00:00Z"/>
              </w:rPr>
            </w:pPr>
            <w:ins w:id="9531" w:author="Anisha Subberwal" w:date="2026-09-27T12:00:00Z">
              <w:r>
                <w:t xml:space="preserve">Calendar</w:t>
              </w:r>
            </w:ins>
          </w:p>
        </w:tc>
        <w:tc>
          <w:tcPr/>
          <w:p>
            <w:pPr>
              <w:pStyle w:val="Compact"/>
              <w:jc w:val="left"/>
              <w:rPr>
                <w:ins w:id="9532" w:author="Anisha Subberwal" w:date="2026-09-27T12:00:00Z"/>
              </w:rPr>
            </w:pPr>
            <w:ins w:id="9533" w:author="Anisha Subberwal" w:date="2026-09-27T12:00:00Z">
              <w:r>
                <w:t xml:space="preserve">ON CREATE</w:t>
              </w:r>
            </w:ins>
          </w:p>
        </w:tc>
        <w:tc>
          <w:tcPr/>
          <w:p>
            <w:pPr>
              <w:pStyle w:val="Compact"/>
              <w:jc w:val="left"/>
              <w:rPr>
                <w:ins w:id="9534" w:author="Anisha Subberwal" w:date="2026-09-27T12:00:00Z"/>
              </w:rPr>
            </w:pPr>
            <w:ins w:id="9535" w:author="Anisha Subberwal" w:date="2026-09-27T12:00:00Z">
              <w:r>
                <w:t xml:space="preserve">Outlook event</w:t>
              </w:r>
            </w:ins>
          </w:p>
        </w:tc>
        <w:tc>
          <w:tcPr/>
          <w:p>
            <w:pPr>
              <w:pStyle w:val="Compact"/>
              <w:jc w:val="left"/>
              <w:rPr>
                <w:ins w:id="9536" w:author="Anisha Subberwal" w:date="2026-09-27T12:00:00Z"/>
              </w:rPr>
            </w:pPr>
            <w:ins w:id="9537" w:author="Anisha Subberwal" w:date="2026-09-27T12:00:00Z">
              <w:r>
                <w:t xml:space="preserve">Write an event to each affected stakeholder’s Outlook calendar (e.g. “Atlas · WBR Slide 3 due 12:00”) with the section link</w:t>
              </w:r>
            </w:ins>
          </w:p>
        </w:tc>
        <w:tc>
          <w:tcPr/>
          <w:p>
            <w:pPr>
              <w:pStyle w:val="Compact"/>
              <w:jc w:val="left"/>
              <w:rPr>
                <w:ins w:id="9538" w:author="Anisha Subberwal" w:date="2026-09-27T12:00:00Z"/>
              </w:rPr>
            </w:pPr>
            <w:ins w:id="9539" w:author="Anisha Subberwal" w:date="2026-09-27T12:00:00Z">
              <w:r>
                <w:t xml:space="preserve">One event per person per deadline, updated in place if it moves</w:t>
              </w:r>
            </w:ins>
          </w:p>
        </w:tc>
      </w:tr>
      <w:tr>
        <w:trPr>
          <w:ins w:id="9540" w:author="Anisha Subberwal" w:date="2026-09-27T12:00:00Z"/>
        </w:trPr>
        <w:tc>
          <w:tcPr/>
          <w:p>
            <w:pPr>
              <w:pStyle w:val="Compact"/>
              <w:jc w:val="left"/>
              <w:rPr>
                <w:ins w:id="9541" w:author="Anisha Subberwal" w:date="2026-09-27T12:00:00Z"/>
              </w:rPr>
            </w:pPr>
            <w:ins w:id="9542" w:author="Anisha Subberwal" w:date="2026-09-27T12:00:00Z">
              <w:r>
                <w:t xml:space="preserve">15.4</w:t>
              </w:r>
            </w:ins>
          </w:p>
        </w:tc>
        <w:tc>
          <w:tcPr/>
          <w:p>
            <w:pPr>
              <w:pStyle w:val="Compact"/>
              <w:jc w:val="left"/>
              <w:rPr>
                <w:ins w:id="9543" w:author="Anisha Subberwal" w:date="2026-09-27T12:00:00Z"/>
              </w:rPr>
            </w:pPr>
            <w:ins w:id="9544" w:author="Anisha Subberwal" w:date="2026-09-27T12:00:00Z">
              <w:r>
                <w:t xml:space="preserve">Calendar</w:t>
              </w:r>
            </w:ins>
          </w:p>
        </w:tc>
        <w:tc>
          <w:tcPr/>
          <w:p>
            <w:pPr>
              <w:pStyle w:val="Compact"/>
              <w:jc w:val="left"/>
              <w:rPr>
                <w:ins w:id="9545" w:author="Anisha Subberwal" w:date="2026-09-27T12:00:00Z"/>
              </w:rPr>
            </w:pPr>
            <w:ins w:id="9546" w:author="Anisha Subberwal" w:date="2026-09-27T12:00:00Z">
              <w:r>
                <w:t xml:space="preserve">ON DRAG / CHANGE</w:t>
              </w:r>
            </w:ins>
          </w:p>
        </w:tc>
        <w:tc>
          <w:tcPr/>
          <w:p>
            <w:pPr>
              <w:pStyle w:val="Compact"/>
              <w:jc w:val="left"/>
              <w:rPr>
                <w:ins w:id="9547" w:author="Anisha Subberwal" w:date="2026-09-27T12:00:00Z"/>
              </w:rPr>
            </w:pPr>
            <w:ins w:id="9548" w:author="Anisha Subberwal" w:date="2026-09-27T12:00:00Z">
              <w:r>
                <w:t xml:space="preserve">Deadline</w:t>
              </w:r>
            </w:ins>
          </w:p>
        </w:tc>
        <w:tc>
          <w:tcPr/>
          <w:p>
            <w:pPr>
              <w:pStyle w:val="Compact"/>
              <w:jc w:val="left"/>
              <w:rPr>
                <w:ins w:id="9549" w:author="Anisha Subberwal" w:date="2026-09-27T12:00:00Z"/>
              </w:rPr>
            </w:pPr>
            <w:ins w:id="9550" w:author="Anisha Subberwal" w:date="2026-09-27T12:00:00Z">
              <w:r>
                <w:t xml:space="preserve">Move the deadline, update every Outlook copy, and notify affected people “Due date moved from Tue 30 Sep to Wed 1 Oct”</w:t>
              </w:r>
            </w:ins>
          </w:p>
        </w:tc>
        <w:tc>
          <w:tcPr/>
          <w:p>
            <w:pPr>
              <w:pStyle w:val="Compact"/>
              <w:jc w:val="left"/>
              <w:rPr>
                <w:ins w:id="9551" w:author="Anisha Subberwal" w:date="2026-09-27T12:00:00Z"/>
              </w:rPr>
            </w:pPr>
            <w:ins w:id="9552" w:author="Anisha Subberwal" w:date="2026-09-27T12:00:00Z">
              <w:r>
                <w:t xml:space="preserve">The to-do due date moves with it</w:t>
              </w:r>
            </w:ins>
          </w:p>
        </w:tc>
      </w:tr>
      <w:tr>
        <w:trPr>
          <w:ins w:id="9553" w:author="Anisha Subberwal" w:date="2026-09-27T12:00:00Z"/>
        </w:trPr>
        <w:tc>
          <w:tcPr/>
          <w:p>
            <w:pPr>
              <w:pStyle w:val="Compact"/>
              <w:jc w:val="left"/>
              <w:rPr>
                <w:ins w:id="9554" w:author="Anisha Subberwal" w:date="2026-09-27T12:00:00Z"/>
              </w:rPr>
            </w:pPr>
            <w:ins w:id="9555" w:author="Anisha Subberwal" w:date="2026-09-27T12:00:00Z">
              <w:r>
                <w:t xml:space="preserve">15.5</w:t>
              </w:r>
            </w:ins>
          </w:p>
        </w:tc>
        <w:tc>
          <w:tcPr/>
          <w:p>
            <w:pPr>
              <w:pStyle w:val="Compact"/>
              <w:jc w:val="left"/>
              <w:rPr>
                <w:ins w:id="9556" w:author="Anisha Subberwal" w:date="2026-09-27T12:00:00Z"/>
              </w:rPr>
            </w:pPr>
            <w:ins w:id="9557" w:author="Anisha Subberwal" w:date="2026-09-27T12:00:00Z">
              <w:r>
                <w:t xml:space="preserve">Calendar</w:t>
              </w:r>
            </w:ins>
          </w:p>
        </w:tc>
        <w:tc>
          <w:tcPr/>
          <w:p>
            <w:pPr>
              <w:pStyle w:val="Compact"/>
              <w:jc w:val="left"/>
              <w:rPr>
                <w:ins w:id="9558" w:author="Anisha Subberwal" w:date="2026-09-27T12:00:00Z"/>
              </w:rPr>
            </w:pPr>
            <w:ins w:id="9559" w:author="Anisha Subberwal" w:date="2026-09-27T12:00:00Z">
              <w:r>
                <w:t xml:space="preserve">ON CLICK</w:t>
              </w:r>
            </w:ins>
          </w:p>
        </w:tc>
        <w:tc>
          <w:tcPr/>
          <w:p>
            <w:pPr>
              <w:pStyle w:val="Compact"/>
              <w:jc w:val="left"/>
              <w:rPr>
                <w:ins w:id="9560" w:author="Anisha Subberwal" w:date="2026-09-27T12:00:00Z"/>
              </w:rPr>
            </w:pPr>
            <w:ins w:id="9561" w:author="Anisha Subberwal" w:date="2026-09-27T12:00:00Z">
              <w:r>
                <w:t xml:space="preserve">Add important date</w:t>
              </w:r>
            </w:ins>
          </w:p>
        </w:tc>
        <w:tc>
          <w:tcPr/>
          <w:p>
            <w:pPr>
              <w:pStyle w:val="Compact"/>
              <w:jc w:val="left"/>
              <w:rPr>
                <w:ins w:id="9562" w:author="Anisha Subberwal" w:date="2026-09-27T12:00:00Z"/>
              </w:rPr>
            </w:pPr>
            <w:ins w:id="9563" w:author="Anisha Subberwal" w:date="2026-09-27T12:00:00Z">
              <w:r>
                <w:t xml:space="preserve">Add a date such as a review meeting or change freeze; it appears on stakeholders’ calendars and Home strip, with a notification before it</w:t>
              </w:r>
            </w:ins>
          </w:p>
        </w:tc>
        <w:tc>
          <w:tcPr/>
          <w:p>
            <w:pPr>
              <w:pStyle w:val="Compact"/>
              <w:jc w:val="left"/>
              <w:rPr>
                <w:ins w:id="9564" w:author="Anisha Subberwal" w:date="2026-09-27T12:00:00Z"/>
              </w:rPr>
            </w:pPr>
            <w:ins w:id="9565" w:author="Anisha Subberwal" w:date="2026-09-27T12:00:00Z">
              <w:r>
                <w:t xml:space="preserve">Admin chooses who it applies to and how far ahead to notify</w:t>
              </w:r>
            </w:ins>
          </w:p>
        </w:tc>
      </w:tr>
      <w:tr>
        <w:trPr>
          <w:ins w:id="9566" w:author="Anisha Subberwal" w:date="2026-09-27T12:00:00Z"/>
        </w:trPr>
        <w:tc>
          <w:tcPr/>
          <w:p>
            <w:pPr>
              <w:pStyle w:val="Compact"/>
              <w:jc w:val="left"/>
              <w:rPr>
                <w:ins w:id="9567" w:author="Anisha Subberwal" w:date="2026-09-27T12:00:00Z"/>
              </w:rPr>
            </w:pPr>
            <w:ins w:id="9568" w:author="Anisha Subberwal" w:date="2026-09-27T12:00:00Z">
              <w:r>
                <w:t xml:space="preserve">15.6</w:t>
              </w:r>
            </w:ins>
          </w:p>
        </w:tc>
        <w:tc>
          <w:tcPr/>
          <w:p>
            <w:pPr>
              <w:pStyle w:val="Compact"/>
              <w:jc w:val="left"/>
              <w:rPr>
                <w:ins w:id="9569" w:author="Anisha Subberwal" w:date="2026-09-27T12:00:00Z"/>
              </w:rPr>
            </w:pPr>
            <w:ins w:id="9570" w:author="Anisha Subberwal" w:date="2026-09-27T12:00:00Z">
              <w:r>
                <w:t xml:space="preserve">Calendar</w:t>
              </w:r>
            </w:ins>
          </w:p>
        </w:tc>
        <w:tc>
          <w:tcPr/>
          <w:p>
            <w:pPr>
              <w:pStyle w:val="Compact"/>
              <w:jc w:val="left"/>
              <w:rPr>
                <w:ins w:id="9571" w:author="Anisha Subberwal" w:date="2026-09-27T12:00:00Z"/>
              </w:rPr>
            </w:pPr>
            <w:ins w:id="9572" w:author="Anisha Subberwal" w:date="2026-09-27T12:00:00Z">
              <w:r>
                <w:t xml:space="preserve">ON CHANGE</w:t>
              </w:r>
            </w:ins>
          </w:p>
        </w:tc>
        <w:tc>
          <w:tcPr/>
          <w:p>
            <w:pPr>
              <w:pStyle w:val="Compact"/>
              <w:jc w:val="left"/>
              <w:rPr>
                <w:ins w:id="9573" w:author="Anisha Subberwal" w:date="2026-09-27T12:00:00Z"/>
              </w:rPr>
            </w:pPr>
            <w:ins w:id="9574" w:author="Anisha Subberwal" w:date="2026-09-27T12:00:00Z">
              <w:r>
                <w:t xml:space="preserve">Cadence rules</w:t>
              </w:r>
            </w:ins>
          </w:p>
        </w:tc>
        <w:tc>
          <w:tcPr/>
          <w:p>
            <w:pPr>
              <w:pStyle w:val="Compact"/>
              <w:jc w:val="left"/>
              <w:rPr>
                <w:ins w:id="9575" w:author="Anisha Subberwal" w:date="2026-09-27T12:00:00Z"/>
              </w:rPr>
            </w:pPr>
            <w:ins w:id="9576" w:author="Anisha Subberwal" w:date="2026-09-27T12:00:00Z">
              <w:r>
                <w:t xml:space="preserve">Set recurring rules (e.g. WBR sections due Tuesdays 12:00; MBR due three working days before month end) that generate each new cycle’s deadlines</w:t>
              </w:r>
            </w:ins>
          </w:p>
        </w:tc>
        <w:tc>
          <w:tcPr/>
          <w:p>
            <w:pPr>
              <w:pStyle w:val="Compact"/>
              <w:jc w:val="left"/>
              <w:rPr>
                <w:ins w:id="9577" w:author="Anisha Subberwal" w:date="2026-09-27T12:00:00Z"/>
              </w:rPr>
            </w:pPr>
            <w:ins w:id="9578" w:author="Anisha Subberwal" w:date="2026-09-27T12:00:00Z">
              <w:r>
                <w:t xml:space="preserve">Generated deadlines can be edited one by one</w:t>
              </w:r>
            </w:ins>
          </w:p>
        </w:tc>
      </w:tr>
      <w:tr>
        <w:trPr>
          <w:ins w:id="9579" w:author="Anisha Subberwal" w:date="2026-09-27T12:00:00Z"/>
        </w:trPr>
        <w:tc>
          <w:tcPr/>
          <w:p>
            <w:pPr>
              <w:pStyle w:val="Compact"/>
              <w:jc w:val="left"/>
              <w:rPr>
                <w:ins w:id="9580" w:author="Anisha Subberwal" w:date="2026-09-27T12:00:00Z"/>
              </w:rPr>
            </w:pPr>
            <w:ins w:id="9581" w:author="Anisha Subberwal" w:date="2026-09-27T12:00:00Z">
              <w:r>
                <w:t xml:space="preserve">15.7</w:t>
              </w:r>
            </w:ins>
          </w:p>
        </w:tc>
        <w:tc>
          <w:tcPr/>
          <w:p>
            <w:pPr>
              <w:pStyle w:val="Compact"/>
              <w:jc w:val="left"/>
              <w:rPr>
                <w:ins w:id="9582" w:author="Anisha Subberwal" w:date="2026-09-27T12:00:00Z"/>
              </w:rPr>
            </w:pPr>
            <w:ins w:id="9583" w:author="Anisha Subberwal" w:date="2026-09-27T12:00:00Z">
              <w:r>
                <w:t xml:space="preserve">Calendar</w:t>
              </w:r>
            </w:ins>
          </w:p>
        </w:tc>
        <w:tc>
          <w:tcPr/>
          <w:p>
            <w:pPr>
              <w:pStyle w:val="Compact"/>
              <w:jc w:val="left"/>
              <w:rPr>
                <w:ins w:id="9584" w:author="Anisha Subberwal" w:date="2026-09-27T12:00:00Z"/>
              </w:rPr>
            </w:pPr>
            <w:ins w:id="9585" w:author="Anisha Subberwal" w:date="2026-09-27T12:00:00Z">
              <w:r>
                <w:t xml:space="preserve">ON SYNC</w:t>
              </w:r>
            </w:ins>
          </w:p>
        </w:tc>
        <w:tc>
          <w:tcPr/>
          <w:p>
            <w:pPr>
              <w:pStyle w:val="Compact"/>
              <w:jc w:val="left"/>
              <w:rPr>
                <w:ins w:id="9586" w:author="Anisha Subberwal" w:date="2026-09-27T12:00:00Z"/>
              </w:rPr>
            </w:pPr>
            <w:ins w:id="9587" w:author="Anisha Subberwal" w:date="2026-09-27T12:00:00Z">
              <w:r>
                <w:t xml:space="preserve">Outlook event</w:t>
              </w:r>
            </w:ins>
          </w:p>
        </w:tc>
        <w:tc>
          <w:tcPr/>
          <w:p>
            <w:pPr>
              <w:pStyle w:val="Compact"/>
              <w:jc w:val="left"/>
              <w:rPr>
                <w:ins w:id="9588" w:author="Anisha Subberwal" w:date="2026-09-27T12:00:00Z"/>
              </w:rPr>
            </w:pPr>
            <w:ins w:id="9589" w:author="Anisha Subberwal" w:date="2026-09-27T12:00:00Z">
              <w:r>
                <w:t xml:space="preserve">Treat Atlas events as owned by Atlas: edits made in Outlook are overwritten on the next sync; a declined event is flagged to the admin</w:t>
              </w:r>
            </w:ins>
          </w:p>
        </w:tc>
        <w:tc>
          <w:tcPr/>
          <w:p>
            <w:pPr>
              <w:pStyle w:val="Compact"/>
              <w:jc w:val="left"/>
              <w:rPr>
                <w:ins w:id="9590" w:author="Anisha Subberwal" w:date="2026-09-27T12:00:00Z"/>
              </w:rPr>
            </w:pPr>
            <w:ins w:id="9591" w:author="Anisha Subberwal" w:date="2026-09-27T12:00:00Z">
              <w:r>
                <w:t xml:space="preserve">Sync status and last sync time are always visible</w:t>
              </w:r>
            </w:ins>
          </w:p>
        </w:tc>
      </w:tr>
      <w:tr>
        <w:trPr>
          <w:ins w:id="9592" w:author="Anisha Subberwal" w:date="2026-09-27T12:00:00Z"/>
        </w:trPr>
        <w:tc>
          <w:tcPr/>
          <w:p>
            <w:pPr>
              <w:pStyle w:val="Compact"/>
              <w:jc w:val="left"/>
              <w:rPr>
                <w:ins w:id="9593" w:author="Anisha Subberwal" w:date="2026-09-27T12:00:00Z"/>
              </w:rPr>
            </w:pPr>
            <w:ins w:id="9594" w:author="Anisha Subberwal" w:date="2026-09-27T12:00:00Z">
              <w:r>
                <w:t xml:space="preserve">15.8</w:t>
              </w:r>
            </w:ins>
          </w:p>
        </w:tc>
        <w:tc>
          <w:tcPr/>
          <w:p>
            <w:pPr>
              <w:pStyle w:val="Compact"/>
              <w:jc w:val="left"/>
              <w:rPr>
                <w:ins w:id="9595" w:author="Anisha Subberwal" w:date="2026-09-27T12:00:00Z"/>
              </w:rPr>
            </w:pPr>
            <w:ins w:id="9596" w:author="Anisha Subberwal" w:date="2026-09-27T12:00:00Z">
              <w:r>
                <w:t xml:space="preserve">Calendar</w:t>
              </w:r>
            </w:ins>
          </w:p>
        </w:tc>
        <w:tc>
          <w:tcPr/>
          <w:p>
            <w:pPr>
              <w:pStyle w:val="Compact"/>
              <w:jc w:val="left"/>
              <w:rPr>
                <w:ins w:id="9597" w:author="Anisha Subberwal" w:date="2026-09-27T12:00:00Z"/>
              </w:rPr>
            </w:pPr>
            <w:ins w:id="9598" w:author="Anisha Subberwal" w:date="2026-09-27T12:00:00Z">
              <w:r>
                <w:t xml:space="preserve">ON LOAD</w:t>
              </w:r>
            </w:ins>
          </w:p>
        </w:tc>
        <w:tc>
          <w:tcPr/>
          <w:p>
            <w:pPr>
              <w:pStyle w:val="Compact"/>
              <w:jc w:val="left"/>
              <w:rPr>
                <w:ins w:id="9599" w:author="Anisha Subberwal" w:date="2026-09-27T12:00:00Z"/>
              </w:rPr>
            </w:pPr>
            <w:ins w:id="9600" w:author="Anisha Subberwal" w:date="2026-09-27T12:00:00Z">
              <w:r>
                <w:t xml:space="preserve">Stakeholder view</w:t>
              </w:r>
            </w:ins>
          </w:p>
        </w:tc>
        <w:tc>
          <w:tcPr/>
          <w:p>
            <w:pPr>
              <w:pStyle w:val="Compact"/>
              <w:jc w:val="left"/>
              <w:rPr>
                <w:ins w:id="9601" w:author="Anisha Subberwal" w:date="2026-09-27T12:00:00Z"/>
              </w:rPr>
            </w:pPr>
            <w:ins w:id="9602" w:author="Anisha Subberwal" w:date="2026-09-27T12:00:00Z">
              <w:r>
                <w:t xml:space="preserve">Show a stakeholder only their own deadlines and team-wide important dates</w:t>
              </w:r>
            </w:ins>
          </w:p>
        </w:tc>
        <w:tc>
          <w:tcPr/>
          <w:p>
            <w:pPr>
              <w:pStyle w:val="Compact"/>
              <w:jc w:val="left"/>
              <w:rPr>
                <w:ins w:id="9603" w:author="Anisha Subberwal" w:date="2026-09-27T12:00:00Z"/>
              </w:rPr>
            </w:pPr>
            <w:ins w:id="9604" w:author="Anisha Subberwal" w:date="2026-09-27T12:00:00Z">
              <w:r>
                <w:t xml:space="preserve">No other person’s assignments are visible</w:t>
              </w:r>
            </w:ins>
          </w:p>
        </w:tc>
      </w:tr>
    </w:tbl>
    <w:p>
      <w:pPr>
        <w:pStyle w:val="BodyText"/>
        <w:rPr>
          <w:ins w:id="9605" w:author="Anisha Subberwal" w:date="2026-09-27T12:00:00Z"/>
        </w:rPr>
      </w:pPr>
      <w:ins w:id="9606" w:author="Anisha Subberwal" w:date="2026-09-27T12:00:00Z">
        <w:r>
          <w:rPr>
            <w:bCs/>
            <w:b/>
          </w:rPr>
          <w:t xml:space="preserve">Additional requirements.</w:t>
        </w:r>
        <w:r>
          <w:t xml:space="preserve"> Times are stored in the admin’s time zone and shown in each viewer’s. If calendar write access is not approved for the demo, 15.3 falls back to an .ics download per person and the Outlook status chip reads “Not connected”.</w:t>
        </w:r>
      </w:ins>
    </w:p>
    <w:p>
      <w:pPr>
        <w:pStyle w:val="Heading2"/>
        <w:rPr>
          <w:ins w:id="9607" w:author="Anisha Subberwal" w:date="2026-09-27T12:00:00Z"/>
        </w:rPr>
      </w:pPr>
      <w:ins w:id="9608" w:author="Anisha Subberwal" w:date="2026-09-27T12:00:00Z">
        <w:r>
          <w:t xml:space="preserve">16. Module: Compile and export to Word</w:t>
        </w:r>
      </w:ins>
    </w:p>
    <w:p>
      <w:pPr>
        <w:pStyle w:val="FirstParagraph"/>
        <w:rPr>
          <w:ins w:id="9609" w:author="Anisha Subberwal" w:date="2026-09-27T12:00:00Z"/>
        </w:rPr>
      </w:pPr>
      <w:ins w:id="9610" w:author="Anisha Subberwal" w:date="2026-09-27T12:00:00Z">
        <w:r>
          <w:rPr>
            <w:bCs/>
            <w:b/>
          </w:rPr>
          <w:t xml:space="preserve">Purpose.</w:t>
        </w:r>
        <w:r>
          <w:t xml:space="preserve"> Once the sections are in, give the admin the finished document in Word, in the original template, so it drops straight into the review it always went to.</w:t>
        </w:r>
      </w:ins>
    </w:p>
    <w:p>
      <w:pPr>
        <w:pStyle w:val="BodyText"/>
        <w:rPr>
          <w:ins w:id="9611" w:author="Anisha Subberwal" w:date="2026-09-27T12:00:00Z"/>
        </w:rPr>
      </w:pPr>
      <w:ins w:id="9612" w:author="Anisha Subberwal" w:date="2026-09-27T12:00:00Z">
        <w:r>
          <w:rPr>
            <w:bCs/>
            <w:b/>
          </w:rPr>
          <w:t xml:space="preserve">Pre-condition.</w:t>
        </w:r>
        <w:r>
          <w:t xml:space="preserve"> The document is in Collecting or Ready to compile. Export is allowed with sections missing only through an explicit override.</w:t>
        </w:r>
      </w:ins>
    </w:p>
    <w:p>
      <w:pPr>
        <w:pStyle w:val="BodyText"/>
        <w:rPr>
          <w:ins w:id="9613" w:author="Anisha Subberwal" w:date="2026-09-27T12:00:00Z"/>
        </w:rPr>
      </w:pPr>
      <w:ins w:id="9614" w:author="Anisha Subberwal" w:date="2026-09-27T12:00:00Z">
        <w:r>
          <w:rPr>
            <w:bCs/>
            <w:b/>
          </w:rPr>
          <w:t xml:space="preserve">Screen components.</w:t>
        </w:r>
        <w:r>
          <w:t xml:space="preserve"> Progress bar (n of m sections submitted) · compile preview · export options · Download .docx </w:t>
        </w:r>
        <w:r>
          <w:rPr>
            <w:rStyle w:val="VerbatimChar"/>
          </w:rPr>
          <w:t xml:space="preserve">download</w:t>
        </w:r>
        <w:r>
          <w:t xml:space="preserve"> · audit link.</w:t>
        </w:r>
      </w:ins>
    </w:p>
    <w:p>
      <w:pPr>
        <w:pStyle w:val="BodyText"/>
        <w:rPr>
          <w:ins w:id="9615" w:author="Anisha Subberwal" w:date="2026-09-27T12:00:00Z"/>
        </w:rPr>
      </w:pPr>
      <w:ins w:id="9616" w:author="Anisha Subberwal" w:date="2026-09-27T12:00:00Z">
        <w:r>
          <w:rPr>
            <w:bCs/>
            <w:b/>
          </w:rPr>
          <w:t xml:space="preserve">Work flow.</w:t>
        </w:r>
      </w:ins>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ins w:id="9617" w:author="Anisha Subberwal" w:date="2026-09-27T12:00:00Z"/>
        </w:trPr>
        <w:tc>
          <w:tcPr/>
          <w:p>
            <w:pPr>
              <w:pStyle w:val="Compact"/>
              <w:jc w:val="left"/>
              <w:rPr>
                <w:ins w:id="9618" w:author="Anisha Subberwal" w:date="2026-09-27T12:00:00Z"/>
              </w:rPr>
            </w:pPr>
            <w:ins w:id="9619" w:author="Anisha Subberwal" w:date="2026-09-27T12:00:00Z">
              <w:r>
                <w:t xml:space="preserve">S.No.</w:t>
              </w:r>
            </w:ins>
          </w:p>
        </w:tc>
        <w:tc>
          <w:tcPr/>
          <w:p>
            <w:pPr>
              <w:pStyle w:val="Compact"/>
              <w:jc w:val="left"/>
              <w:rPr>
                <w:ins w:id="9620" w:author="Anisha Subberwal" w:date="2026-09-27T12:00:00Z"/>
              </w:rPr>
            </w:pPr>
            <w:ins w:id="9621" w:author="Anisha Subberwal" w:date="2026-09-27T12:00:00Z">
              <w:r>
                <w:t xml:space="preserve">Screen</w:t>
              </w:r>
            </w:ins>
          </w:p>
        </w:tc>
        <w:tc>
          <w:tcPr/>
          <w:p>
            <w:pPr>
              <w:pStyle w:val="Compact"/>
              <w:jc w:val="left"/>
              <w:rPr>
                <w:ins w:id="9622" w:author="Anisha Subberwal" w:date="2026-09-27T12:00:00Z"/>
              </w:rPr>
            </w:pPr>
            <w:ins w:id="9623" w:author="Anisha Subberwal" w:date="2026-09-27T12:00:00Z">
              <w:r>
                <w:t xml:space="preserve">Trigger</w:t>
              </w:r>
            </w:ins>
          </w:p>
        </w:tc>
        <w:tc>
          <w:tcPr/>
          <w:p>
            <w:pPr>
              <w:pStyle w:val="Compact"/>
              <w:jc w:val="left"/>
              <w:rPr>
                <w:ins w:id="9624" w:author="Anisha Subberwal" w:date="2026-09-27T12:00:00Z"/>
              </w:rPr>
            </w:pPr>
            <w:ins w:id="9625" w:author="Anisha Subberwal" w:date="2026-09-27T12:00:00Z">
              <w:r>
                <w:t xml:space="preserve">Component</w:t>
              </w:r>
            </w:ins>
          </w:p>
        </w:tc>
        <w:tc>
          <w:tcPr/>
          <w:p>
            <w:pPr>
              <w:pStyle w:val="Compact"/>
              <w:jc w:val="left"/>
              <w:rPr>
                <w:ins w:id="9626" w:author="Anisha Subberwal" w:date="2026-09-27T12:00:00Z"/>
              </w:rPr>
            </w:pPr>
            <w:ins w:id="9627" w:author="Anisha Subberwal" w:date="2026-09-27T12:00:00Z">
              <w:r>
                <w:t xml:space="preserve">Action</w:t>
              </w:r>
            </w:ins>
          </w:p>
        </w:tc>
        <w:tc>
          <w:tcPr/>
          <w:p>
            <w:pPr>
              <w:pStyle w:val="Compact"/>
              <w:jc w:val="left"/>
              <w:rPr>
                <w:ins w:id="9628" w:author="Anisha Subberwal" w:date="2026-09-27T12:00:00Z"/>
              </w:rPr>
            </w:pPr>
            <w:ins w:id="9629" w:author="Anisha Subberwal" w:date="2026-09-27T12:00:00Z">
              <w:r>
                <w:t xml:space="preserve">Condition / remarks</w:t>
              </w:r>
            </w:ins>
          </w:p>
        </w:tc>
      </w:tr>
      <w:tr>
        <w:trPr>
          <w:ins w:id="9630" w:author="Anisha Subberwal" w:date="2026-09-27T12:00:00Z"/>
        </w:trPr>
        <w:tc>
          <w:tcPr/>
          <w:p>
            <w:pPr>
              <w:pStyle w:val="Compact"/>
              <w:jc w:val="left"/>
              <w:rPr>
                <w:ins w:id="9631" w:author="Anisha Subberwal" w:date="2026-09-27T12:00:00Z"/>
              </w:rPr>
            </w:pPr>
            <w:ins w:id="9632" w:author="Anisha Subberwal" w:date="2026-09-27T12:00:00Z">
              <w:r>
                <w:t xml:space="preserve">16.1</w:t>
              </w:r>
            </w:ins>
          </w:p>
        </w:tc>
        <w:tc>
          <w:tcPr/>
          <w:p>
            <w:pPr>
              <w:pStyle w:val="Compact"/>
              <w:jc w:val="left"/>
              <w:rPr>
                <w:ins w:id="9633" w:author="Anisha Subberwal" w:date="2026-09-27T12:00:00Z"/>
              </w:rPr>
            </w:pPr>
            <w:ins w:id="9634" w:author="Anisha Subberwal" w:date="2026-09-27T12:00:00Z">
              <w:r>
                <w:t xml:space="preserve">Documents</w:t>
              </w:r>
            </w:ins>
          </w:p>
        </w:tc>
        <w:tc>
          <w:tcPr/>
          <w:p>
            <w:pPr>
              <w:pStyle w:val="Compact"/>
              <w:jc w:val="left"/>
              <w:rPr>
                <w:ins w:id="9635" w:author="Anisha Subberwal" w:date="2026-09-27T12:00:00Z"/>
              </w:rPr>
            </w:pPr>
            <w:ins w:id="9636" w:author="Anisha Subberwal" w:date="2026-09-27T12:00:00Z">
              <w:r>
                <w:t xml:space="preserve">ON LOAD</w:t>
              </w:r>
            </w:ins>
          </w:p>
        </w:tc>
        <w:tc>
          <w:tcPr/>
          <w:p>
            <w:pPr>
              <w:pStyle w:val="Compact"/>
              <w:jc w:val="left"/>
              <w:rPr>
                <w:ins w:id="9637" w:author="Anisha Subberwal" w:date="2026-09-27T12:00:00Z"/>
              </w:rPr>
            </w:pPr>
            <w:ins w:id="9638" w:author="Anisha Subberwal" w:date="2026-09-27T12:00:00Z">
              <w:r>
                <w:t xml:space="preserve">Progress</w:t>
              </w:r>
            </w:ins>
          </w:p>
        </w:tc>
        <w:tc>
          <w:tcPr/>
          <w:p>
            <w:pPr>
              <w:pStyle w:val="Compact"/>
              <w:jc w:val="left"/>
              <w:rPr>
                <w:ins w:id="9639" w:author="Anisha Subberwal" w:date="2026-09-27T12:00:00Z"/>
              </w:rPr>
            </w:pPr>
            <w:ins w:id="9640" w:author="Anisha Subberwal" w:date="2026-09-27T12:00:00Z">
              <w:r>
                <w:t xml:space="preserve">Show every section’s state and owner; Download is disabled until all are submitted</w:t>
              </w:r>
            </w:ins>
          </w:p>
        </w:tc>
        <w:tc>
          <w:tcPr/>
          <w:p>
            <w:pPr>
              <w:pStyle w:val="Compact"/>
              <w:jc w:val="left"/>
              <w:rPr>
                <w:ins w:id="9641" w:author="Anisha Subberwal" w:date="2026-09-27T12:00:00Z"/>
              </w:rPr>
            </w:pPr>
            <w:ins w:id="9642" w:author="Anisha Subberwal" w:date="2026-09-27T12:00:00Z">
              <w:r>
                <w:t xml:space="preserve">Late sections link straight to Nudge (14.8)</w:t>
              </w:r>
            </w:ins>
          </w:p>
        </w:tc>
      </w:tr>
      <w:tr>
        <w:trPr>
          <w:ins w:id="9643" w:author="Anisha Subberwal" w:date="2026-09-27T12:00:00Z"/>
        </w:trPr>
        <w:tc>
          <w:tcPr/>
          <w:p>
            <w:pPr>
              <w:pStyle w:val="Compact"/>
              <w:jc w:val="left"/>
              <w:rPr>
                <w:ins w:id="9644" w:author="Anisha Subberwal" w:date="2026-09-27T12:00:00Z"/>
              </w:rPr>
            </w:pPr>
            <w:ins w:id="9645" w:author="Anisha Subberwal" w:date="2026-09-27T12:00:00Z">
              <w:r>
                <w:t xml:space="preserve">16.2</w:t>
              </w:r>
            </w:ins>
          </w:p>
        </w:tc>
        <w:tc>
          <w:tcPr/>
          <w:p>
            <w:pPr>
              <w:pStyle w:val="Compact"/>
              <w:jc w:val="left"/>
              <w:rPr>
                <w:ins w:id="9646" w:author="Anisha Subberwal" w:date="2026-09-27T12:00:00Z"/>
              </w:rPr>
            </w:pPr>
            <w:ins w:id="9647" w:author="Anisha Subberwal" w:date="2026-09-27T12:00:00Z">
              <w:r>
                <w:t xml:space="preserve">Documents</w:t>
              </w:r>
            </w:ins>
          </w:p>
        </w:tc>
        <w:tc>
          <w:tcPr/>
          <w:p>
            <w:pPr>
              <w:pStyle w:val="Compact"/>
              <w:jc w:val="left"/>
              <w:rPr>
                <w:ins w:id="9648" w:author="Anisha Subberwal" w:date="2026-09-27T12:00:00Z"/>
              </w:rPr>
            </w:pPr>
            <w:ins w:id="9649" w:author="Anisha Subberwal" w:date="2026-09-27T12:00:00Z">
              <w:r>
                <w:t xml:space="preserve">ON CLICK</w:t>
              </w:r>
            </w:ins>
          </w:p>
        </w:tc>
        <w:tc>
          <w:tcPr/>
          <w:p>
            <w:pPr>
              <w:pStyle w:val="Compact"/>
              <w:jc w:val="left"/>
              <w:rPr>
                <w:ins w:id="9650" w:author="Anisha Subberwal" w:date="2026-09-27T12:00:00Z"/>
              </w:rPr>
            </w:pPr>
            <w:ins w:id="9651" w:author="Anisha Subberwal" w:date="2026-09-27T12:00:00Z">
              <w:r>
                <w:t xml:space="preserve">Compile preview</w:t>
              </w:r>
            </w:ins>
          </w:p>
        </w:tc>
        <w:tc>
          <w:tcPr/>
          <w:p>
            <w:pPr>
              <w:pStyle w:val="Compact"/>
              <w:jc w:val="left"/>
              <w:rPr>
                <w:ins w:id="9652" w:author="Anisha Subberwal" w:date="2026-09-27T12:00:00Z"/>
              </w:rPr>
            </w:pPr>
            <w:ins w:id="9653" w:author="Anisha Subberwal" w:date="2026-09-27T12:00:00Z">
              <w:r>
                <w:t xml:space="preserve">Assemble submitted text into the uploaded template in section order, keeping styles, numbering and tables</w:t>
              </w:r>
            </w:ins>
          </w:p>
        </w:tc>
        <w:tc>
          <w:tcPr/>
          <w:p>
            <w:pPr>
              <w:pStyle w:val="Compact"/>
              <w:jc w:val="left"/>
              <w:rPr>
                <w:ins w:id="9654" w:author="Anisha Subberwal" w:date="2026-09-27T12:00:00Z"/>
              </w:rPr>
            </w:pPr>
            <w:ins w:id="9655" w:author="Anisha Subberwal" w:date="2026-09-27T12:00:00Z">
              <w:r>
                <w:t xml:space="preserve">Preview is read-only</w:t>
              </w:r>
            </w:ins>
          </w:p>
        </w:tc>
      </w:tr>
      <w:tr>
        <w:trPr>
          <w:ins w:id="9656" w:author="Anisha Subberwal" w:date="2026-09-27T12:00:00Z"/>
        </w:trPr>
        <w:tc>
          <w:tcPr/>
          <w:p>
            <w:pPr>
              <w:pStyle w:val="Compact"/>
              <w:jc w:val="left"/>
              <w:rPr>
                <w:ins w:id="9657" w:author="Anisha Subberwal" w:date="2026-09-27T12:00:00Z"/>
              </w:rPr>
            </w:pPr>
            <w:ins w:id="9658" w:author="Anisha Subberwal" w:date="2026-09-27T12:00:00Z">
              <w:r>
                <w:t xml:space="preserve">16.3</w:t>
              </w:r>
            </w:ins>
          </w:p>
        </w:tc>
        <w:tc>
          <w:tcPr/>
          <w:p>
            <w:pPr>
              <w:pStyle w:val="Compact"/>
              <w:jc w:val="left"/>
              <w:rPr>
                <w:ins w:id="9659" w:author="Anisha Subberwal" w:date="2026-09-27T12:00:00Z"/>
              </w:rPr>
            </w:pPr>
            <w:ins w:id="9660" w:author="Anisha Subberwal" w:date="2026-09-27T12:00:00Z">
              <w:r>
                <w:t xml:space="preserve">Documents</w:t>
              </w:r>
            </w:ins>
          </w:p>
        </w:tc>
        <w:tc>
          <w:tcPr/>
          <w:p>
            <w:pPr>
              <w:pStyle w:val="Compact"/>
              <w:jc w:val="left"/>
              <w:rPr>
                <w:ins w:id="9661" w:author="Anisha Subberwal" w:date="2026-09-27T12:00:00Z"/>
              </w:rPr>
            </w:pPr>
            <w:ins w:id="9662" w:author="Anisha Subberwal" w:date="2026-09-27T12:00:00Z">
              <w:r>
                <w:t xml:space="preserve">ON CLICK</w:t>
              </w:r>
            </w:ins>
          </w:p>
        </w:tc>
        <w:tc>
          <w:tcPr/>
          <w:p>
            <w:pPr>
              <w:pStyle w:val="Compact"/>
              <w:jc w:val="left"/>
              <w:rPr>
                <w:ins w:id="9663" w:author="Anisha Subberwal" w:date="2026-09-27T12:00:00Z"/>
              </w:rPr>
            </w:pPr>
            <w:ins w:id="9664" w:author="Anisha Subberwal" w:date="2026-09-27T12:00:00Z">
              <w:r>
                <w:t xml:space="preserve">Download .docx</w:t>
              </w:r>
            </w:ins>
          </w:p>
        </w:tc>
        <w:tc>
          <w:tcPr/>
          <w:p>
            <w:pPr>
              <w:pStyle w:val="Compact"/>
              <w:jc w:val="left"/>
              <w:rPr>
                <w:ins w:id="9665" w:author="Anisha Subberwal" w:date="2026-09-27T12:00:00Z"/>
              </w:rPr>
            </w:pPr>
            <w:ins w:id="9666" w:author="Anisha Subberwal" w:date="2026-09-27T12:00:00Z">
              <w:r>
                <w:t xml:space="preserve">Produce “&lt;Document&gt; – &lt;cycle&gt; – compiled.docx” and write an audit entry</w:t>
              </w:r>
            </w:ins>
          </w:p>
        </w:tc>
        <w:tc>
          <w:tcPr/>
          <w:p>
            <w:pPr>
              <w:pStyle w:val="Compact"/>
              <w:jc w:val="left"/>
              <w:rPr>
                <w:ins w:id="9667" w:author="Anisha Subberwal" w:date="2026-09-27T12:00:00Z"/>
              </w:rPr>
            </w:pPr>
            <w:ins w:id="9668" w:author="Anisha Subberwal" w:date="2026-09-27T12:00:00Z">
              <w:r>
                <w:t xml:space="preserve">The file is downloaded, never pushed to SharePoint in the build</w:t>
              </w:r>
            </w:ins>
          </w:p>
        </w:tc>
      </w:tr>
      <w:tr>
        <w:trPr>
          <w:ins w:id="9669" w:author="Anisha Subberwal" w:date="2026-09-27T12:00:00Z"/>
        </w:trPr>
        <w:tc>
          <w:tcPr/>
          <w:p>
            <w:pPr>
              <w:pStyle w:val="Compact"/>
              <w:jc w:val="left"/>
              <w:rPr>
                <w:ins w:id="9670" w:author="Anisha Subberwal" w:date="2026-09-27T12:00:00Z"/>
              </w:rPr>
            </w:pPr>
            <w:ins w:id="9671" w:author="Anisha Subberwal" w:date="2026-09-27T12:00:00Z">
              <w:r>
                <w:t xml:space="preserve">16.4</w:t>
              </w:r>
            </w:ins>
          </w:p>
        </w:tc>
        <w:tc>
          <w:tcPr/>
          <w:p>
            <w:pPr>
              <w:pStyle w:val="Compact"/>
              <w:jc w:val="left"/>
              <w:rPr>
                <w:ins w:id="9672" w:author="Anisha Subberwal" w:date="2026-09-27T12:00:00Z"/>
              </w:rPr>
            </w:pPr>
            <w:ins w:id="9673" w:author="Anisha Subberwal" w:date="2026-09-27T12:00:00Z">
              <w:r>
                <w:t xml:space="preserve">Documents</w:t>
              </w:r>
            </w:ins>
          </w:p>
        </w:tc>
        <w:tc>
          <w:tcPr/>
          <w:p>
            <w:pPr>
              <w:pStyle w:val="Compact"/>
              <w:jc w:val="left"/>
              <w:rPr>
                <w:ins w:id="9674" w:author="Anisha Subberwal" w:date="2026-09-27T12:00:00Z"/>
              </w:rPr>
            </w:pPr>
            <w:ins w:id="9675" w:author="Anisha Subberwal" w:date="2026-09-27T12:00:00Z">
              <w:r>
                <w:t xml:space="preserve">ON TOGGLE</w:t>
              </w:r>
            </w:ins>
          </w:p>
        </w:tc>
        <w:tc>
          <w:tcPr/>
          <w:p>
            <w:pPr>
              <w:pStyle w:val="Compact"/>
              <w:jc w:val="left"/>
              <w:rPr>
                <w:ins w:id="9676" w:author="Anisha Subberwal" w:date="2026-09-27T12:00:00Z"/>
              </w:rPr>
            </w:pPr>
            <w:ins w:id="9677" w:author="Anisha Subberwal" w:date="2026-09-27T12:00:00Z">
              <w:r>
                <w:t xml:space="preserve">Show changes as tracked changes</w:t>
              </w:r>
            </w:ins>
          </w:p>
        </w:tc>
        <w:tc>
          <w:tcPr/>
          <w:p>
            <w:pPr>
              <w:pStyle w:val="Compact"/>
              <w:jc w:val="left"/>
              <w:rPr>
                <w:ins w:id="9678" w:author="Anisha Subberwal" w:date="2026-09-27T12:00:00Z"/>
              </w:rPr>
            </w:pPr>
            <w:ins w:id="9679" w:author="Anisha Subberwal" w:date="2026-09-27T12:00:00Z">
              <w:r>
                <w:t xml:space="preserve">Write each section’s change since last cycle as Word tracked changes attributed to its owner</w:t>
              </w:r>
            </w:ins>
          </w:p>
        </w:tc>
        <w:tc>
          <w:tcPr/>
          <w:p>
            <w:pPr>
              <w:pStyle w:val="Compact"/>
              <w:jc w:val="left"/>
              <w:rPr>
                <w:ins w:id="9680" w:author="Anisha Subberwal" w:date="2026-09-27T12:00:00Z"/>
              </w:rPr>
            </w:pPr>
            <w:ins w:id="9681" w:author="Anisha Subberwal" w:date="2026-09-27T12:00:00Z">
              <w:r>
                <w:t xml:space="preserve">Reviewers who stay in Word still see who changed what</w:t>
              </w:r>
            </w:ins>
          </w:p>
        </w:tc>
      </w:tr>
      <w:tr>
        <w:trPr>
          <w:ins w:id="9682" w:author="Anisha Subberwal" w:date="2026-09-27T12:00:00Z"/>
        </w:trPr>
        <w:tc>
          <w:tcPr/>
          <w:p>
            <w:pPr>
              <w:pStyle w:val="Compact"/>
              <w:jc w:val="left"/>
              <w:rPr>
                <w:ins w:id="9683" w:author="Anisha Subberwal" w:date="2026-09-27T12:00:00Z"/>
              </w:rPr>
            </w:pPr>
            <w:ins w:id="9684" w:author="Anisha Subberwal" w:date="2026-09-27T12:00:00Z">
              <w:r>
                <w:t xml:space="preserve">16.5</w:t>
              </w:r>
            </w:ins>
          </w:p>
        </w:tc>
        <w:tc>
          <w:tcPr/>
          <w:p>
            <w:pPr>
              <w:pStyle w:val="Compact"/>
              <w:jc w:val="left"/>
              <w:rPr>
                <w:ins w:id="9685" w:author="Anisha Subberwal" w:date="2026-09-27T12:00:00Z"/>
              </w:rPr>
            </w:pPr>
            <w:ins w:id="9686" w:author="Anisha Subberwal" w:date="2026-09-27T12:00:00Z">
              <w:r>
                <w:t xml:space="preserve">Documents</w:t>
              </w:r>
            </w:ins>
          </w:p>
        </w:tc>
        <w:tc>
          <w:tcPr/>
          <w:p>
            <w:pPr>
              <w:pStyle w:val="Compact"/>
              <w:jc w:val="left"/>
              <w:rPr>
                <w:ins w:id="9687" w:author="Anisha Subberwal" w:date="2026-09-27T12:00:00Z"/>
              </w:rPr>
            </w:pPr>
            <w:ins w:id="9688" w:author="Anisha Subberwal" w:date="2026-09-27T12:00:00Z">
              <w:r>
                <w:t xml:space="preserve">ON CLICK</w:t>
              </w:r>
            </w:ins>
          </w:p>
        </w:tc>
        <w:tc>
          <w:tcPr/>
          <w:p>
            <w:pPr>
              <w:pStyle w:val="Compact"/>
              <w:jc w:val="left"/>
              <w:rPr>
                <w:ins w:id="9689" w:author="Anisha Subberwal" w:date="2026-09-27T12:00:00Z"/>
              </w:rPr>
            </w:pPr>
            <w:ins w:id="9690" w:author="Anisha Subberwal" w:date="2026-09-27T12:00:00Z">
              <w:r>
                <w:t xml:space="preserve">Export with missing sections</w:t>
              </w:r>
            </w:ins>
          </w:p>
        </w:tc>
        <w:tc>
          <w:tcPr/>
          <w:p>
            <w:pPr>
              <w:pStyle w:val="Compact"/>
              <w:jc w:val="left"/>
              <w:rPr>
                <w:ins w:id="9691" w:author="Anisha Subberwal" w:date="2026-09-27T12:00:00Z"/>
              </w:rPr>
            </w:pPr>
            <w:ins w:id="9692" w:author="Anisha Subberwal" w:date="2026-09-27T12:00:00Z">
              <w:r>
                <w:t xml:space="preserve">Keep last cycle’s text for missing sections, highlighted and marked “Not updated this cycle — &lt;owner&gt;”</w:t>
              </w:r>
            </w:ins>
          </w:p>
        </w:tc>
        <w:tc>
          <w:tcPr/>
          <w:p>
            <w:pPr>
              <w:pStyle w:val="Compact"/>
              <w:jc w:val="left"/>
              <w:rPr>
                <w:ins w:id="9693" w:author="Anisha Subberwal" w:date="2026-09-27T12:00:00Z"/>
              </w:rPr>
            </w:pPr>
            <w:ins w:id="9694" w:author="Anisha Subberwal" w:date="2026-09-27T12:00:00Z">
              <w:r>
                <w:t xml:space="preserve">Never silent; the override is logged with a reason</w:t>
              </w:r>
            </w:ins>
          </w:p>
        </w:tc>
      </w:tr>
      <w:tr>
        <w:trPr>
          <w:ins w:id="9695" w:author="Anisha Subberwal" w:date="2026-09-27T12:00:00Z"/>
        </w:trPr>
        <w:tc>
          <w:tcPr/>
          <w:p>
            <w:pPr>
              <w:pStyle w:val="Compact"/>
              <w:jc w:val="left"/>
              <w:rPr>
                <w:ins w:id="9696" w:author="Anisha Subberwal" w:date="2026-09-27T12:00:00Z"/>
              </w:rPr>
            </w:pPr>
            <w:ins w:id="9697" w:author="Anisha Subberwal" w:date="2026-09-27T12:00:00Z">
              <w:r>
                <w:t xml:space="preserve">16.6</w:t>
              </w:r>
            </w:ins>
          </w:p>
        </w:tc>
        <w:tc>
          <w:tcPr/>
          <w:p>
            <w:pPr>
              <w:pStyle w:val="Compact"/>
              <w:jc w:val="left"/>
              <w:rPr>
                <w:ins w:id="9698" w:author="Anisha Subberwal" w:date="2026-09-27T12:00:00Z"/>
              </w:rPr>
            </w:pPr>
            <w:ins w:id="9699" w:author="Anisha Subberwal" w:date="2026-09-27T12:00:00Z">
              <w:r>
                <w:t xml:space="preserve">Documents</w:t>
              </w:r>
            </w:ins>
          </w:p>
        </w:tc>
        <w:tc>
          <w:tcPr/>
          <w:p>
            <w:pPr>
              <w:pStyle w:val="Compact"/>
              <w:jc w:val="left"/>
              <w:rPr>
                <w:ins w:id="9700" w:author="Anisha Subberwal" w:date="2026-09-27T12:00:00Z"/>
              </w:rPr>
            </w:pPr>
            <w:ins w:id="9701" w:author="Anisha Subberwal" w:date="2026-09-27T12:00:00Z">
              <w:r>
                <w:t xml:space="preserve">ON EXPORT</w:t>
              </w:r>
            </w:ins>
          </w:p>
        </w:tc>
        <w:tc>
          <w:tcPr/>
          <w:p>
            <w:pPr>
              <w:pStyle w:val="Compact"/>
              <w:jc w:val="left"/>
              <w:rPr>
                <w:ins w:id="9702" w:author="Anisha Subberwal" w:date="2026-09-27T12:00:00Z"/>
              </w:rPr>
            </w:pPr>
            <w:ins w:id="9703" w:author="Anisha Subberwal" w:date="2026-09-27T12:00:00Z">
              <w:r>
                <w:t xml:space="preserve">Open flags</w:t>
              </w:r>
            </w:ins>
          </w:p>
        </w:tc>
        <w:tc>
          <w:tcPr/>
          <w:p>
            <w:pPr>
              <w:pStyle w:val="Compact"/>
              <w:jc w:val="left"/>
              <w:rPr>
                <w:ins w:id="9704" w:author="Anisha Subberwal" w:date="2026-09-27T12:00:00Z"/>
              </w:rPr>
            </w:pPr>
            <w:ins w:id="9705" w:author="Anisha Subberwal" w:date="2026-09-27T12:00:00Z">
              <w:r>
                <w:t xml:space="preserve">Carry open flags into the file as Word comments on the flagged section</w:t>
              </w:r>
            </w:ins>
          </w:p>
        </w:tc>
        <w:tc>
          <w:tcPr/>
          <w:p>
            <w:pPr>
              <w:pStyle w:val="Compact"/>
              <w:jc w:val="left"/>
              <w:rPr>
                <w:ins w:id="9706" w:author="Anisha Subberwal" w:date="2026-09-27T12:00:00Z"/>
              </w:rPr>
            </w:pPr>
            <w:ins w:id="9707" w:author="Anisha Subberwal" w:date="2026-09-27T12:00:00Z">
              <w:r>
                <w:t xml:space="preserve">So an unresolved contradiction cannot be laundered into the final document</w:t>
              </w:r>
            </w:ins>
          </w:p>
        </w:tc>
      </w:tr>
    </w:tbl>
    <w:p>
      <w:pPr>
        <w:pStyle w:val="BodyText"/>
        <w:rPr>
          <w:ins w:id="9708" w:author="Anisha Subberwal" w:date="2026-09-27T12:00:00Z"/>
        </w:rPr>
      </w:pPr>
      <w:ins w:id="9709" w:author="Anisha Subberwal" w:date="2026-09-27T12:00:00Z">
        <w:r>
          <w:rPr>
            <w:bCs/>
            <w:b/>
          </w:rPr>
          <w:t xml:space="preserve">Additional requirements.</w:t>
        </w:r>
        <w:r>
          <w:t xml:space="preserve"> Formatting belongs to the template, not the owner: owners cannot change fonts or styles in the editor, which is what makes the compile clean. A .pptx source exports back to .pptx only if the .pptx intake stretch item (module 13) lands.</w:t>
        </w:r>
      </w:ins>
    </w:p>
    <w:bookmarkStart w:id="33" w:name="build-cut-for-oct-6"/>
    <w:p>
      <w:pPr>
        <w:pStyle w:val="Heading2"/>
      </w:pPr>
      <w:del w:id="9710" w:author="Anisha Subberwal" w:date="2026-09-27T12:00:00Z">
        <w:r>
          <w:delText xml:space="preserve">11.</w:delText>
        </w:r>
      </w:del>
      <w:ins w:id="9711" w:author="Anisha Subberwal" w:date="2026-09-27T12:00:00Z">
        <w:r>
          <w:t xml:space="preserve">17.</w:t>
        </w:r>
      </w:ins>
      <w:r>
        <w:t xml:space="preserve"> Build cut for Oct 6</w:t>
      </w:r>
    </w:p>
    <w:p>
      <w:pPr>
        <w:pStyle w:val="FirstParagraph"/>
      </w:pPr>
      <w:r>
        <w:t xml:space="preserve">Everything above is specified; not all of it is built by Oct 6. This table is what the two of you commit to, and it maps to the scope table on the PRD tab.</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Built by Oct 6</w:t>
            </w:r>
          </w:p>
        </w:tc>
        <w:tc>
          <w:tcPr/>
          <w:p>
            <w:pPr>
              <w:pStyle w:val="Compact"/>
              <w:jc w:val="left"/>
            </w:pPr>
            <w:r>
              <w:t xml:space="preserve">Cut or simplified</w:t>
            </w:r>
          </w:p>
        </w:tc>
      </w:tr>
      <w:tr>
        <w:tc>
          <w:tcPr/>
          <w:p>
            <w:pPr>
              <w:pStyle w:val="Compact"/>
              <w:jc w:val="left"/>
            </w:pPr>
            <w:r>
              <w:t xml:space="preserve">3. Global frame</w:t>
            </w:r>
          </w:p>
        </w:tc>
        <w:tc>
          <w:tcPr/>
          <w:p>
            <w:pPr>
              <w:pStyle w:val="Compact"/>
              <w:jc w:val="left"/>
            </w:pPr>
            <w:del w:id="9712" w:author="Anisha Subberwal" w:date="2026-09-27T12:00:00Z">
              <w:r>
                <w:delText xml:space="preserve">Tab bar, lens toggle, filter icon, role display</w:delText>
              </w:r>
            </w:del>
            <w:ins w:id="9713" w:author="Anisha Subberwal" w:date="2026-09-27T12:00:00Z">
              <w:r>
                <w:t xml:space="preserve">Tab bar with Home, lens toggle, filter icon, chat toggle, role display, notification bell</w:t>
              </w:r>
            </w:ins>
          </w:p>
        </w:tc>
        <w:tc>
          <w:tcPr/>
          <w:p>
            <w:pPr>
              <w:pStyle w:val="Compact"/>
              <w:jc w:val="left"/>
            </w:pPr>
            <w:del w:id="9714" w:author="Anisha Subberwal" w:date="2026-09-27T12:00:00Z">
              <w:r>
                <w:delText xml:space="preserve">Flag bell count; flags live in Cadence only</w:delText>
              </w:r>
            </w:del>
            <w:ins w:id="9715" w:author="Anisha Subberwal" w:date="2026-09-27T12:00:00Z">
              <w:r>
                <w:t xml:space="preserve">Nothing further; the search bar is cut under module 5</w:t>
              </w:r>
            </w:ins>
          </w:p>
        </w:tc>
      </w:tr>
      <w:tr>
        <w:tc>
          <w:tcPr/>
          <w:p>
            <w:pPr>
              <w:pStyle w:val="Compact"/>
              <w:jc w:val="left"/>
            </w:pPr>
            <w:r>
              <w:t xml:space="preserve">4. Lens toggle</w:t>
            </w:r>
          </w:p>
        </w:tc>
        <w:tc>
          <w:tcPr/>
          <w:p>
            <w:pPr>
              <w:pStyle w:val="Compact"/>
              <w:jc w:val="left"/>
            </w:pPr>
            <w:r>
              <w:t xml:space="preserve">4.1 to 4.4</w:t>
            </w:r>
          </w:p>
        </w:tc>
        <w:tc>
          <w:tcPr/>
          <w:p>
            <w:pPr>
              <w:pStyle w:val="Compact"/>
              <w:jc w:val="left"/>
            </w:pPr>
            <w:r>
              <w:t xml:space="preserve">4.5, lens applied to chat answers</w:t>
            </w:r>
          </w:p>
        </w:tc>
      </w:tr>
      <w:tr>
        <w:tc>
          <w:tcPr/>
          <w:p>
            <w:pPr>
              <w:pStyle w:val="Compact"/>
              <w:jc w:val="left"/>
            </w:pPr>
            <w:r>
              <w:t xml:space="preserve">5. Search and filters</w:t>
            </w:r>
          </w:p>
        </w:tc>
        <w:tc>
          <w:tcPr/>
          <w:p>
            <w:pPr>
              <w:pStyle w:val="Compact"/>
              <w:jc w:val="left"/>
            </w:pPr>
            <w:r>
              <w:t xml:space="preserve">Flow, Region, Checkpoint filters; 5.3 to 5.5</w:t>
            </w:r>
          </w:p>
        </w:tc>
        <w:tc>
          <w:tcPr/>
          <w:p>
            <w:pPr>
              <w:pStyle w:val="Compact"/>
              <w:jc w:val="left"/>
            </w:pPr>
            <w:r>
              <w:t xml:space="preserve">Search bar, Segment and Freshness filters</w:t>
            </w:r>
          </w:p>
        </w:tc>
      </w:tr>
      <w:tr>
        <w:tc>
          <w:tcPr/>
          <w:p>
            <w:pPr>
              <w:pStyle w:val="Compact"/>
              <w:jc w:val="left"/>
            </w:pPr>
            <w:r>
              <w:t xml:space="preserve">6. Flow Explorer</w:t>
            </w:r>
          </w:p>
        </w:tc>
        <w:tc>
          <w:tcPr/>
          <w:p>
            <w:pPr>
              <w:pStyle w:val="Compact"/>
              <w:jc w:val="left"/>
            </w:pPr>
            <w:r>
              <w:t xml:space="preserve">6.1 to 6.6</w:t>
            </w:r>
          </w:p>
        </w:tc>
        <w:tc>
          <w:tcPr/>
          <w:p>
            <w:pPr>
              <w:pStyle w:val="Compact"/>
              <w:jc w:val="left"/>
            </w:pPr>
            <w:r>
              <w:t xml:space="preserve">6.7 stale marker; collapse-stage behaviour</w:t>
            </w:r>
          </w:p>
        </w:tc>
      </w:tr>
      <w:tr>
        <w:tc>
          <w:tcPr/>
          <w:p>
            <w:pPr>
              <w:pStyle w:val="Compact"/>
              <w:jc w:val="left"/>
            </w:pPr>
            <w:r>
              <w:t xml:space="preserve">7. Node drawer</w:t>
            </w:r>
          </w:p>
        </w:tc>
        <w:tc>
          <w:tcPr/>
          <w:p>
            <w:pPr>
              <w:pStyle w:val="Compact"/>
              <w:jc w:val="left"/>
            </w:pPr>
            <w:r>
              <w:t xml:space="preserve">7.1 to 7.5, all sections</w:t>
            </w:r>
          </w:p>
        </w:tc>
        <w:tc>
          <w:tcPr/>
          <w:p>
            <w:pPr>
              <w:pStyle w:val="Compact"/>
              <w:jc w:val="left"/>
            </w:pPr>
            <w:r>
              <w:t xml:space="preserve">7.4 freshness expansion</w:t>
            </w:r>
          </w:p>
        </w:tc>
      </w:tr>
      <w:tr>
        <w:tc>
          <w:tcPr/>
          <w:p>
            <w:pPr>
              <w:pStyle w:val="Compact"/>
              <w:jc w:val="left"/>
            </w:pPr>
            <w:del w:id="9716" w:author="Anisha Subberwal" w:date="2026-09-27T12:00:00Z">
              <w:r>
                <w:delText xml:space="preserve">8. Ask</w:delText>
              </w:r>
            </w:del>
            <w:ins w:id="9717" w:author="Anisha Subberwal" w:date="2026-09-27T12:00:00Z">
              <w:r>
                <w:t xml:space="preserve">8. Chat panel</w:t>
              </w:r>
            </w:ins>
          </w:p>
        </w:tc>
        <w:tc>
          <w:tcPr/>
          <w:p>
            <w:pPr>
              <w:pStyle w:val="Compact"/>
              <w:jc w:val="left"/>
            </w:pPr>
            <w:del w:id="9718" w:author="Anisha Subberwal" w:date="2026-09-27T12:00:00Z">
              <w:r>
                <w:delText xml:space="preserve">8.2 to 8.7</w:delText>
              </w:r>
            </w:del>
            <w:ins w:id="9719" w:author="Anisha Subberwal" w:date="2026-09-27T12:00:00Z">
              <w:r>
                <w:t xml:space="preserve">Panel on every tab; 8.2 to 8.7, 8.9, 8.11</w:t>
              </w:r>
            </w:ins>
          </w:p>
        </w:tc>
        <w:tc>
          <w:tcPr/>
          <w:p>
            <w:pPr>
              <w:pStyle w:val="Compact"/>
              <w:jc w:val="left"/>
            </w:pPr>
            <w:del w:id="9720" w:author="Anisha Subberwal" w:date="2026-09-27T12:00:00Z">
              <w:r>
                <w:delText xml:space="preserve">8.1 suggested questions, 8.8 multi-thread</w:delText>
              </w:r>
            </w:del>
            <w:ins w:id="9721" w:author="Anisha Subberwal" w:date="2026-09-27T12:00:00Z">
              <w:r>
                <w:t xml:space="preserve">8.1 suggested questions, 8.8 multi-thread, 8.10 section drafting</w:t>
              </w:r>
            </w:ins>
          </w:p>
        </w:tc>
      </w:tr>
      <w:tr>
        <w:tc>
          <w:tcPr/>
          <w:p>
            <w:pPr>
              <w:pStyle w:val="Compact"/>
              <w:jc w:val="left"/>
            </w:pPr>
            <w:r>
              <w:t xml:space="preserve">9. Cadence</w:t>
            </w:r>
          </w:p>
        </w:tc>
        <w:tc>
          <w:tcPr/>
          <w:p>
            <w:pPr>
              <w:pStyle w:val="Compact"/>
              <w:jc w:val="left"/>
            </w:pPr>
            <w:r>
              <w:t xml:space="preserve">9.1 to 9.4, 9.6, 9.7</w:t>
            </w:r>
          </w:p>
        </w:tc>
        <w:tc>
          <w:tcPr/>
          <w:p>
            <w:pPr>
              <w:pStyle w:val="Compact"/>
              <w:jc w:val="left"/>
            </w:pPr>
            <w:r>
              <w:t xml:space="preserve">9.5 carry-forward is the stretch item; 9.8 past cycles</w:t>
            </w:r>
          </w:p>
        </w:tc>
      </w:tr>
      <w:tr>
        <w:tc>
          <w:tcPr/>
          <w:p>
            <w:pPr>
              <w:pStyle w:val="Compact"/>
              <w:jc w:val="left"/>
            </w:pPr>
            <w:r>
              <w:t xml:space="preserve">10. Admin</w:t>
            </w:r>
          </w:p>
        </w:tc>
        <w:tc>
          <w:tcPr/>
          <w:p>
            <w:pPr>
              <w:pStyle w:val="Compact"/>
              <w:jc w:val="left"/>
            </w:pPr>
            <w:r>
              <w:t xml:space="preserve">Config file with the 10a grid; 10.6 preview-as-role</w:t>
            </w:r>
          </w:p>
        </w:tc>
        <w:tc>
          <w:tcPr/>
          <w:p>
            <w:pPr>
              <w:pStyle w:val="Compact"/>
              <w:jc w:val="left"/>
            </w:pPr>
            <w:r>
              <w:t xml:space="preserve">The three editing panels</w:t>
            </w:r>
          </w:p>
        </w:tc>
      </w:tr>
      <w:tr>
        <w:trPr>
          <w:ins w:id="9722" w:author="Anisha Subberwal" w:date="2026-09-27T12:00:00Z"/>
        </w:trPr>
        <w:tc>
          <w:tcPr/>
          <w:p>
            <w:pPr>
              <w:pStyle w:val="Compact"/>
              <w:jc w:val="left"/>
              <w:rPr>
                <w:ins w:id="9723" w:author="Anisha Subberwal" w:date="2026-09-27T12:00:00Z"/>
              </w:rPr>
            </w:pPr>
            <w:ins w:id="9724" w:author="Anisha Subberwal" w:date="2026-09-27T12:00:00Z">
              <w:r>
                <w:t xml:space="preserve">12. Home</w:t>
              </w:r>
            </w:ins>
          </w:p>
        </w:tc>
        <w:tc>
          <w:tcPr/>
          <w:p>
            <w:pPr>
              <w:pStyle w:val="Compact"/>
              <w:jc w:val="left"/>
              <w:rPr>
                <w:ins w:id="9725" w:author="Anisha Subberwal" w:date="2026-09-27T12:00:00Z"/>
              </w:rPr>
            </w:pPr>
            <w:ins w:id="9726" w:author="Anisha Subberwal" w:date="2026-09-27T12:00:00Z">
              <w:r>
                <w:t xml:space="preserve">12.1 to 12.3, 12.6</w:t>
              </w:r>
            </w:ins>
          </w:p>
        </w:tc>
        <w:tc>
          <w:tcPr/>
          <w:p>
            <w:pPr>
              <w:pStyle w:val="Compact"/>
              <w:jc w:val="left"/>
              <w:rPr>
                <w:ins w:id="9727" w:author="Anisha Subberwal" w:date="2026-09-27T12:00:00Z"/>
              </w:rPr>
            </w:pPr>
            <w:ins w:id="9728" w:author="Anisha Subberwal" w:date="2026-09-27T12:00:00Z">
              <w:r>
                <w:t xml:space="preserve">12.4 and 12.5 read from the demo calendar</w:t>
              </w:r>
            </w:ins>
          </w:p>
        </w:tc>
      </w:tr>
      <w:tr>
        <w:trPr>
          <w:ins w:id="9729" w:author="Anisha Subberwal" w:date="2026-09-27T12:00:00Z"/>
        </w:trPr>
        <w:tc>
          <w:tcPr/>
          <w:p>
            <w:pPr>
              <w:pStyle w:val="Compact"/>
              <w:jc w:val="left"/>
              <w:rPr>
                <w:ins w:id="9730" w:author="Anisha Subberwal" w:date="2026-09-27T12:00:00Z"/>
              </w:rPr>
            </w:pPr>
            <w:ins w:id="9731" w:author="Anisha Subberwal" w:date="2026-09-27T12:00:00Z">
              <w:r>
                <w:t xml:space="preserve">13. Document intake</w:t>
              </w:r>
            </w:ins>
          </w:p>
        </w:tc>
        <w:tc>
          <w:tcPr/>
          <w:p>
            <w:pPr>
              <w:pStyle w:val="Compact"/>
              <w:jc w:val="left"/>
              <w:rPr>
                <w:ins w:id="9732" w:author="Anisha Subberwal" w:date="2026-09-27T12:00:00Z"/>
              </w:rPr>
            </w:pPr>
            <w:ins w:id="9733" w:author="Anisha Subberwal" w:date="2026-09-27T12:00:00Z">
              <w:r>
                <w:t xml:space="preserve">.docx upload; 13.1 to 13.3, 13.5</w:t>
              </w:r>
            </w:ins>
          </w:p>
        </w:tc>
        <w:tc>
          <w:tcPr/>
          <w:p>
            <w:pPr>
              <w:pStyle w:val="Compact"/>
              <w:jc w:val="left"/>
              <w:rPr>
                <w:ins w:id="9734" w:author="Anisha Subberwal" w:date="2026-09-27T12:00:00Z"/>
              </w:rPr>
            </w:pPr>
            <w:ins w:id="9735" w:author="Anisha Subberwal" w:date="2026-09-27T12:00:00Z">
              <w:r>
                <w:t xml:space="preserve">.pptx intake (stretch); 13.4 reuse map</w:t>
              </w:r>
            </w:ins>
          </w:p>
        </w:tc>
      </w:tr>
      <w:tr>
        <w:trPr>
          <w:ins w:id="9736" w:author="Anisha Subberwal" w:date="2026-09-27T12:00:00Z"/>
        </w:trPr>
        <w:tc>
          <w:tcPr/>
          <w:p>
            <w:pPr>
              <w:pStyle w:val="Compact"/>
              <w:jc w:val="left"/>
              <w:rPr>
                <w:ins w:id="9737" w:author="Anisha Subberwal" w:date="2026-09-27T12:00:00Z"/>
              </w:rPr>
            </w:pPr>
            <w:ins w:id="9738" w:author="Anisha Subberwal" w:date="2026-09-27T12:00:00Z">
              <w:r>
                <w:t xml:space="preserve">14. Assignment and notifications</w:t>
              </w:r>
            </w:ins>
          </w:p>
        </w:tc>
        <w:tc>
          <w:tcPr/>
          <w:p>
            <w:pPr>
              <w:pStyle w:val="Compact"/>
              <w:jc w:val="left"/>
              <w:rPr>
                <w:ins w:id="9739" w:author="Anisha Subberwal" w:date="2026-09-27T12:00:00Z"/>
              </w:rPr>
            </w:pPr>
            <w:ins w:id="9740" w:author="Anisha Subberwal" w:date="2026-09-27T12:00:00Z">
              <w:r>
                <w:t xml:space="preserve">14.1 to 14.5, with 14.4 shown as email and Teams previews</w:t>
              </w:r>
            </w:ins>
          </w:p>
        </w:tc>
        <w:tc>
          <w:tcPr/>
          <w:p>
            <w:pPr>
              <w:pStyle w:val="Compact"/>
              <w:jc w:val="left"/>
              <w:rPr>
                <w:ins w:id="9741" w:author="Anisha Subberwal" w:date="2026-09-27T12:00:00Z"/>
              </w:rPr>
            </w:pPr>
            <w:ins w:id="9742" w:author="Anisha Subberwal" w:date="2026-09-27T12:00:00Z">
              <w:r>
                <w:t xml:space="preserve">Live send through Graph and Teams (if approved); 14.6 schedule, 14.8 nudge</w:t>
              </w:r>
            </w:ins>
          </w:p>
        </w:tc>
      </w:tr>
      <w:tr>
        <w:trPr>
          <w:ins w:id="9743" w:author="Anisha Subberwal" w:date="2026-09-27T12:00:00Z"/>
        </w:trPr>
        <w:tc>
          <w:tcPr/>
          <w:p>
            <w:pPr>
              <w:pStyle w:val="Compact"/>
              <w:jc w:val="left"/>
              <w:rPr>
                <w:ins w:id="9744" w:author="Anisha Subberwal" w:date="2026-09-27T12:00:00Z"/>
              </w:rPr>
            </w:pPr>
            <w:ins w:id="9745" w:author="Anisha Subberwal" w:date="2026-09-27T12:00:00Z">
              <w:r>
                <w:t xml:space="preserve">15. Cadence calendar</w:t>
              </w:r>
            </w:ins>
          </w:p>
        </w:tc>
        <w:tc>
          <w:tcPr/>
          <w:p>
            <w:pPr>
              <w:pStyle w:val="Compact"/>
              <w:jc w:val="left"/>
              <w:rPr>
                <w:ins w:id="9746" w:author="Anisha Subberwal" w:date="2026-09-27T12:00:00Z"/>
              </w:rPr>
            </w:pPr>
            <w:ins w:id="9747" w:author="Anisha Subberwal" w:date="2026-09-27T12:00:00Z">
              <w:r>
                <w:t xml:space="preserve">15.1 to 15.3 and 15.8 on the Atlas calendar, with .ics download</w:t>
              </w:r>
            </w:ins>
          </w:p>
        </w:tc>
        <w:tc>
          <w:tcPr/>
          <w:p>
            <w:pPr>
              <w:pStyle w:val="Compact"/>
              <w:jc w:val="left"/>
              <w:rPr>
                <w:ins w:id="9748" w:author="Anisha Subberwal" w:date="2026-09-27T12:00:00Z"/>
              </w:rPr>
            </w:pPr>
            <w:ins w:id="9749" w:author="Anisha Subberwal" w:date="2026-09-27T12:00:00Z">
              <w:r>
                <w:t xml:space="preserve">Live two-way Outlook sync (15.7); 15.6 rules</w:t>
              </w:r>
            </w:ins>
          </w:p>
        </w:tc>
      </w:tr>
      <w:tr>
        <w:trPr>
          <w:ins w:id="9750" w:author="Anisha Subberwal" w:date="2026-09-27T12:00:00Z"/>
        </w:trPr>
        <w:tc>
          <w:tcPr/>
          <w:p>
            <w:pPr>
              <w:pStyle w:val="Compact"/>
              <w:jc w:val="left"/>
              <w:rPr>
                <w:ins w:id="9751" w:author="Anisha Subberwal" w:date="2026-09-27T12:00:00Z"/>
              </w:rPr>
            </w:pPr>
            <w:ins w:id="9752" w:author="Anisha Subberwal" w:date="2026-09-27T12:00:00Z">
              <w:r>
                <w:t xml:space="preserve">16. Compile and export</w:t>
              </w:r>
            </w:ins>
          </w:p>
        </w:tc>
        <w:tc>
          <w:tcPr/>
          <w:p>
            <w:pPr>
              <w:pStyle w:val="Compact"/>
              <w:jc w:val="left"/>
              <w:rPr>
                <w:ins w:id="9753" w:author="Anisha Subberwal" w:date="2026-09-27T12:00:00Z"/>
              </w:rPr>
            </w:pPr>
            <w:ins w:id="9754" w:author="Anisha Subberwal" w:date="2026-09-27T12:00:00Z">
              <w:r>
                <w:t xml:space="preserve">16.1 to 16.3</w:t>
              </w:r>
            </w:ins>
          </w:p>
        </w:tc>
        <w:tc>
          <w:tcPr/>
          <w:p>
            <w:pPr>
              <w:pStyle w:val="Compact"/>
              <w:jc w:val="left"/>
              <w:rPr>
                <w:ins w:id="9755" w:author="Anisha Subberwal" w:date="2026-09-27T12:00:00Z"/>
              </w:rPr>
            </w:pPr>
            <w:ins w:id="9756" w:author="Anisha Subberwal" w:date="2026-09-27T12:00:00Z">
              <w:r>
                <w:t xml:space="preserve">16.4 tracked changes, 16.6 comments (stretch)</w:t>
              </w:r>
            </w:ins>
          </w:p>
        </w:tc>
      </w:tr>
    </w:tbl>
    <w:p>
      <w:pPr>
        <w:pStyle w:val="BodyText"/>
      </w:pPr>
      <w:del w:id="9757" w:author="Anisha Subberwal" w:date="2026-09-27T12:00:00Z">
        <w:r>
          <w:delText xml:space="preserve">The demo sequence runs 6.1, 4.2, 6.4, 7.2, 10.6, 9.1, 9.3 — open the flow, switch the lens, open a node, hit the restricted section, preview as Risk Strategy to show the same node resolving, then move to Cadence and clear a flag. Seven interactions, under five minutes, and every one of them is a committed requirement above.</w:delText>
        </w:r>
      </w:del>
      <w:ins w:id="9758" w:author="Anisha Subberwal" w:date="2026-09-27T12:00:00Z">
        <w:r>
          <w:t xml:space="preserve">The demo runs in two halves. Knowledge: 6.1, 4.2, 6.4, 7.2, 10.6 — open the flow, switch the lens, open a node, hit the restricted section, preview as Risk Strategy to show the same node resolving. Cadence: 13.1, 14.3, 14.4, 12.1, 9.3, 16.3 — upload the monthly, assign a section, show the notification, switch to the owner’s Home, clear a flag with the chat panel open, download the Word file. Eleven interactions in five minutes is tight: start the Cadence half from a document that is already uploaded if time runs short, and never cut 7.2 or 10.6.</w:t>
        </w:r>
      </w:ins>
    </w:p>
    <w:p>
      <w:pPr>
        <w:pStyle w:val="BodyText"/>
      </w:pPr>
      <w:r>
        <w:t xml:space="preserve">The two requirements that carry the Innovation score are 7.2 and 10.6. If anything else slips, those two still have to work.</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2026-09-27T18:49:23Z</dcterms:created>
  <dcterms:modified xsi:type="dcterms:W3CDTF">2026-09-27T18:49:23Z</dcterms:modified>
</cp:coreProperties>
</file>

<file path=docProps/custom.xml><?xml version="1.0" encoding="utf-8"?>
<Properties xmlns="http://schemas.openxmlformats.org/officeDocument/2006/custom-properties" xmlns:vt="http://schemas.openxmlformats.org/officeDocument/2006/docPropsVTypes"/>
</file>